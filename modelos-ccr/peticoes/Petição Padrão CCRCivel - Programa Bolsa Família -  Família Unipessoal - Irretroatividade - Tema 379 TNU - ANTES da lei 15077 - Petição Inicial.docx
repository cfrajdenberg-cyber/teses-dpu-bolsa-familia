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footer1.xml" ContentType="application/vnd.openxmlformats-officedocument.wordprocessingml.footer+xml"/>
  <Override PartName="/word/styles.xml" ContentType="application/vnd.openxmlformats-officedocument.wordprocessingml.styles+xml"/>
  <Override PartName="/word/header1.xml" ContentType="application/vnd.openxmlformats-officedocument.wordprocessingml.header+xml"/>
  <Override PartName="/word/media/image1.png" ContentType="image/png"/>
  <Override PartName="/word/media/image2.png" ContentType="image/png"/>
  <Override PartName="/word/media/image3.png" ContentType="image/png"/>
  <Override PartName="/word/media/image4.png" ContentType="image/png"/>
  <Override PartName="/word/header2.xml" ContentType="application/vnd.openxmlformats-officedocument.wordprocessingml.header+xml"/>
  <Override PartName="/word/footnotes.xml" ContentType="application/vnd.openxmlformats-officedocument.wordprocessingml.footnotes+xml"/>
  <Override PartName="/word/footer2.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word/_rels/document.xml.rels" ContentType="application/vnd.openxmlformats-package.relationships+xml"/>
  <Override PartName="/word/_rels/header1.xml.rels" ContentType="application/vnd.openxmlformats-package.relationships+xml"/>
  <Override PartName="/customXml/item1.xml" ContentType="application/xml"/>
  <Override PartName="/customXml/itemProps1.xml" ContentType="application/vnd.openxmlformats-officedocument.customXmlProperties+xml"/>
  <Override PartName="/customXml/item2.xml" ContentType="application/xml"/>
  <Override PartName="/customXml/_rels/item1.xml.rels" ContentType="application/vnd.openxmlformats-package.relationships+xml"/>
  <Override PartName="/customXml/_rels/item2.xml.rels" ContentType="application/vnd.openxmlformats-package.relationships+xml"/>
  <Override PartName="/customXml/_rels/item3.xml.rels" ContentType="application/vnd.openxmlformats-package.relationships+xml"/>
  <Override PartName="/customXml/itemProps2.xml" ContentType="application/vnd.openxmlformats-officedocument.customXmlProperties+xml"/>
  <Override PartName="/customXml/item3.xml" ContentType="application/xml"/>
  <Override PartName="/customXml/itemProps3.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auto" w:line="360" w:before="192" w:after="192"/>
        <w:jc w:val="center"/>
        <w:rPr>
          <w:rFonts w:ascii="Tahoma" w:hAnsi="Tahoma"/>
          <w:sz w:val="22"/>
          <w:szCs w:val="22"/>
        </w:rPr>
      </w:pPr>
      <w:r>
        <w:rPr>
          <w:rFonts w:eastAsia="Open Sans" w:cs="Open Sans" w:ascii="Tahoma" w:hAnsi="Tahoma"/>
          <w:b/>
          <w:bCs/>
          <w:color w:val="376092" w:themeColor="accent1" w:themeShade="bf"/>
          <w:sz w:val="22"/>
          <w:szCs w:val="22"/>
        </w:rPr>
        <w:t xml:space="preserve">PETIÇÃO PADRÃO - PROGRAMA BOLSA FAMÍLIA: LIMITAÇÃO 16% FAMÍLIA UNIPESSOAL – CASOS </w:t>
      </w:r>
      <w:r>
        <w:rPr>
          <w:rFonts w:eastAsia="Open Sans" w:cs="Open Sans" w:ascii="Tahoma" w:hAnsi="Tahoma"/>
          <w:b/>
          <w:bCs/>
          <w:color w:val="376092" w:themeColor="accent1" w:themeShade="bf"/>
          <w:sz w:val="22"/>
          <w:szCs w:val="22"/>
          <w:u w:val="single"/>
        </w:rPr>
        <w:t xml:space="preserve">ANTERIORES </w:t>
      </w:r>
      <w:r>
        <w:rPr>
          <w:rFonts w:eastAsia="Open Sans" w:cs="Open Sans" w:ascii="Tahoma" w:hAnsi="Tahoma"/>
          <w:b/>
          <w:bCs/>
          <w:color w:val="376092" w:themeColor="accent1" w:themeShade="bf"/>
          <w:sz w:val="22"/>
          <w:szCs w:val="22"/>
        </w:rPr>
        <w:t>À LEI 15.077, DE 27 DE DEZEMBRO 2024</w:t>
      </w:r>
    </w:p>
    <w:p>
      <w:pPr>
        <w:pStyle w:val="Normal"/>
        <w:spacing w:lineRule="auto" w:line="360" w:before="80" w:after="80"/>
        <w:ind w:right="569" w:hanging="0"/>
        <w:jc w:val="both"/>
        <w:rPr>
          <w:rFonts w:eastAsia="Open Sans" w:cs="Open Sans"/>
          <w:b/>
          <w:b/>
          <w:bCs/>
          <w:color w:val="376092" w:themeColor="accent1" w:themeShade="bf"/>
        </w:rPr>
      </w:pPr>
      <w:r>
        <w:rPr>
          <w:rFonts w:eastAsia="Open Sans" w:cs="Open Sans"/>
          <w:b/>
          <w:bCs/>
          <w:color w:val="376092" w:themeColor="accent1" w:themeShade="bf"/>
        </w:rPr>
      </w:r>
    </w:p>
    <w:p>
      <w:pPr>
        <w:pStyle w:val="Normal"/>
        <w:spacing w:lineRule="auto" w:line="360" w:before="80" w:after="80"/>
        <w:ind w:right="569" w:hanging="0"/>
        <w:jc w:val="both"/>
        <w:rPr>
          <w:rFonts w:ascii="Tahoma" w:hAnsi="Tahoma"/>
          <w:sz w:val="22"/>
          <w:szCs w:val="22"/>
        </w:rPr>
      </w:pPr>
      <w:r>
        <w:rPr>
          <w:rFonts w:eastAsia="Open Sans" w:cs="Open Sans" w:ascii="Tahoma" w:hAnsi="Tahoma"/>
          <w:b/>
          <w:bCs/>
          <w:color w:val="365F91" w:themeColor="accent1" w:themeShade="bf"/>
          <w:sz w:val="22"/>
          <w:szCs w:val="22"/>
        </w:rPr>
        <w:t xml:space="preserve">AO JUÍZO DA __ª VARA DO JUIZADO ESPECIAL FEDERAL CÍVEL DA SUBSEÇÃO JUDICIÁRIA DE ________________ </w:t>
      </w:r>
    </w:p>
    <w:p>
      <w:pPr>
        <w:pStyle w:val="Normal"/>
        <w:spacing w:lineRule="auto" w:line="360" w:before="80" w:after="80"/>
        <w:ind w:right="569" w:hanging="0"/>
        <w:jc w:val="both"/>
        <w:rPr>
          <w:rFonts w:ascii="Tahoma" w:hAnsi="Tahoma" w:cs="Open Sans"/>
          <w:color w:val="365F91" w:themeColor="accent1" w:themeShade="bf"/>
          <w:sz w:val="22"/>
          <w:szCs w:val="22"/>
        </w:rPr>
      </w:pPr>
      <w:r>
        <w:rPr>
          <w:rFonts w:cs="Open Sans" w:ascii="Tahoma" w:hAnsi="Tahoma"/>
          <w:color w:val="365F91" w:themeColor="accent1" w:themeShade="bf"/>
          <w:sz w:val="22"/>
          <w:szCs w:val="22"/>
        </w:rPr>
      </w:r>
    </w:p>
    <w:p>
      <w:pPr>
        <w:pStyle w:val="Normal"/>
        <w:spacing w:lineRule="auto" w:line="360" w:before="80" w:after="80"/>
        <w:ind w:right="569" w:hanging="0"/>
        <w:jc w:val="both"/>
        <w:rPr>
          <w:rFonts w:ascii="Tahoma" w:hAnsi="Tahoma"/>
          <w:sz w:val="22"/>
          <w:szCs w:val="22"/>
        </w:rPr>
      </w:pPr>
      <w:r>
        <w:rPr>
          <w:rFonts w:eastAsia="Open Sans" w:cs="Open Sans" w:ascii="Tahoma" w:hAnsi="Tahoma"/>
          <w:b/>
          <w:bCs/>
          <w:color w:val="365F91" w:themeColor="accent1" w:themeShade="bf"/>
          <w:sz w:val="22"/>
          <w:szCs w:val="22"/>
        </w:rPr>
        <w:t>NOME DO/A ASSISTIDO/A</w:t>
      </w:r>
      <w:r>
        <w:rPr>
          <w:rFonts w:eastAsia="Open Sans" w:cs="Open Sans" w:ascii="Tahoma" w:hAnsi="Tahoma"/>
          <w:color w:val="365F91" w:themeColor="accent1" w:themeShade="bf"/>
          <w:sz w:val="22"/>
          <w:szCs w:val="22"/>
        </w:rPr>
        <w:t xml:space="preserve">, qualificação, assistido/a pela </w:t>
      </w:r>
      <w:r>
        <w:rPr>
          <w:rFonts w:eastAsia="Open Sans" w:cs="Open Sans" w:ascii="Tahoma" w:hAnsi="Tahoma"/>
          <w:b/>
          <w:bCs/>
          <w:color w:val="365F91" w:themeColor="accent1" w:themeShade="bf"/>
          <w:sz w:val="22"/>
          <w:szCs w:val="22"/>
        </w:rPr>
        <w:t>DEFENSORIA PÚBLICA DA UNIÃO</w:t>
      </w:r>
      <w:r>
        <w:rPr>
          <w:rFonts w:eastAsia="Open Sans" w:cs="Open Sans" w:ascii="Tahoma" w:hAnsi="Tahoma"/>
          <w:color w:val="365F91" w:themeColor="accent1" w:themeShade="bf"/>
          <w:sz w:val="22"/>
          <w:szCs w:val="22"/>
        </w:rPr>
        <w:t xml:space="preserve">, por meio de seu/sua representante abaixo assinado/a, nos termos da LC nº </w:t>
      </w:r>
      <w:del w:id="0" w:author="Claude (revisão)" w:date="2026-10-01T20:00:00Z">
        <w:r>
          <w:rPr>
            <w:rFonts w:eastAsia="Open Sans" w:cs="Open Sans" w:ascii="Tahoma" w:hAnsi="Tahoma"/>
            <w:color w:val="365F91" w:themeColor="accent1" w:themeShade="bf"/>
            <w:sz w:val="22"/>
            <w:szCs w:val="22"/>
          </w:rPr>
          <w:delText>80/94,</w:delText>
        </w:r>
      </w:del>
      <w:ins w:id="1" w:author="Claude (revisão)" w:date="2026-10-01T20:00:00Z">
        <w:r>
          <w:rPr>
            <w:rFonts w:eastAsia="Open Sans" w:cs="Open Sans" w:ascii="Tahoma" w:hAnsi="Tahoma"/>
            <w:color w:val="365F91" w:themeColor="accent1" w:themeShade="bf"/>
            <w:sz w:val="22"/>
            <w:szCs w:val="22"/>
          </w:rPr>
          <w:t>80/1994,</w:t>
        </w:r>
      </w:ins>
      <w:r>
        <w:rPr>
          <w:rFonts w:eastAsia="Open Sans" w:cs="Open Sans" w:ascii="Tahoma" w:hAnsi="Tahoma"/>
          <w:color w:val="365F91" w:themeColor="accent1" w:themeShade="bf"/>
          <w:sz w:val="22"/>
          <w:szCs w:val="22"/>
        </w:rPr>
        <w:t xml:space="preserve"> vem ajuizar </w:t>
      </w:r>
      <w:r>
        <w:rPr>
          <w:rFonts w:eastAsia="Open Sans" w:cs="Open Sans" w:ascii="Tahoma" w:hAnsi="Tahoma"/>
          <w:b/>
          <w:bCs/>
          <w:color w:val="365F91" w:themeColor="accent1" w:themeShade="bf"/>
          <w:sz w:val="22"/>
          <w:szCs w:val="22"/>
        </w:rPr>
        <w:t xml:space="preserve">AÇÃO </w:t>
      </w:r>
      <w:del w:id="2" w:author="Claude (revisão)" w:date="2026-10-01T20:00:00Z">
        <w:r>
          <w:rPr>
            <w:rFonts w:eastAsia="Open Sans" w:cs="Open Sans" w:ascii="Tahoma" w:hAnsi="Tahoma"/>
            <w:b/>
            <w:bCs/>
            <w:color w:val="365F91" w:themeColor="accent1" w:themeShade="bf"/>
            <w:sz w:val="22"/>
            <w:szCs w:val="22"/>
          </w:rPr>
          <w:delText>PARA</w:delText>
        </w:r>
      </w:del>
      <w:ins w:id="3" w:author="Claude (revisão)" w:date="2026-10-01T20:00:00Z">
        <w:r>
          <w:rPr>
            <w:rFonts w:eastAsia="Open Sans" w:cs="Open Sans" w:ascii="Tahoma" w:hAnsi="Tahoma"/>
            <w:b/>
            <w:bCs/>
            <w:color w:val="365F91" w:themeColor="accent1" w:themeShade="bf"/>
            <w:sz w:val="22"/>
            <w:szCs w:val="22"/>
          </w:rPr>
          <w:t>DE</w:t>
        </w:r>
      </w:ins>
      <w:r>
        <w:rPr>
          <w:rFonts w:eastAsia="Open Sans" w:cs="Open Sans" w:ascii="Tahoma" w:hAnsi="Tahoma"/>
          <w:b/>
          <w:bCs/>
          <w:color w:val="365F91" w:themeColor="accent1" w:themeShade="bf"/>
          <w:sz w:val="22"/>
          <w:szCs w:val="22"/>
        </w:rPr>
        <w:t xml:space="preserve"> </w:t>
      </w:r>
      <w:del w:id="4" w:author="Claude (revisão)" w:date="2026-10-01T20:00:00Z">
        <w:r>
          <w:rPr>
            <w:rFonts w:eastAsia="Open Sans" w:cs="Open Sans" w:ascii="Tahoma" w:hAnsi="Tahoma"/>
            <w:b/>
            <w:bCs/>
            <w:color w:val="365F91" w:themeColor="accent1" w:themeShade="bf"/>
            <w:sz w:val="22"/>
            <w:szCs w:val="22"/>
          </w:rPr>
          <w:delText>CONCESSÃO</w:delText>
        </w:r>
      </w:del>
      <w:ins w:id="5" w:author="Claude (revisão)" w:date="2026-10-01T20:00:00Z">
        <w:r>
          <w:rPr>
            <w:rFonts w:eastAsia="Open Sans" w:cs="Open Sans" w:ascii="Tahoma" w:hAnsi="Tahoma"/>
            <w:b/>
            <w:bCs/>
            <w:color w:val="365F91" w:themeColor="accent1" w:themeShade="bf"/>
            <w:sz w:val="22"/>
            <w:szCs w:val="22"/>
          </w:rPr>
          <w:t>OBRIGAÇÃO</w:t>
        </w:r>
      </w:ins>
      <w:r>
        <w:rPr>
          <w:rFonts w:eastAsia="Open Sans" w:cs="Open Sans" w:ascii="Tahoma" w:hAnsi="Tahoma"/>
          <w:b/>
          <w:bCs/>
          <w:color w:val="365F91" w:themeColor="accent1" w:themeShade="bf"/>
          <w:sz w:val="22"/>
          <w:szCs w:val="22"/>
        </w:rPr>
        <w:t xml:space="preserve"> DE </w:t>
      </w:r>
      <w:del w:id="6" w:author="Claude (revisão)" w:date="2026-10-01T20:00:00Z">
        <w:r>
          <w:rPr>
            <w:rFonts w:eastAsia="Open Sans" w:cs="Open Sans" w:ascii="Tahoma" w:hAnsi="Tahoma"/>
            <w:b/>
            <w:bCs/>
            <w:color w:val="365F91" w:themeColor="accent1" w:themeShade="bf"/>
            <w:sz w:val="22"/>
            <w:szCs w:val="22"/>
          </w:rPr>
          <w:delText>BENEFÍCIO</w:delText>
        </w:r>
      </w:del>
      <w:ins w:id="7" w:author="Claude (revisão)" w:date="2026-10-01T20:00:00Z">
        <w:r>
          <w:rPr>
            <w:rFonts w:eastAsia="Open Sans" w:cs="Open Sans" w:ascii="Tahoma" w:hAnsi="Tahoma"/>
            <w:b/>
            <w:bCs/>
            <w:color w:val="365F91" w:themeColor="accent1" w:themeShade="bf"/>
            <w:sz w:val="22"/>
            <w:szCs w:val="22"/>
          </w:rPr>
          <w:t>FAZER,</w:t>
        </w:r>
      </w:ins>
      <w:r>
        <w:rPr>
          <w:rFonts w:eastAsia="Open Sans" w:cs="Open Sans" w:ascii="Tahoma" w:hAnsi="Tahoma"/>
          <w:b/>
          <w:bCs/>
          <w:color w:val="365F91" w:themeColor="accent1" w:themeShade="bf"/>
          <w:sz w:val="22"/>
          <w:szCs w:val="22"/>
        </w:rPr>
        <w:t xml:space="preserve"> </w:t>
      </w:r>
      <w:del w:id="8" w:author="Claude (revisão)" w:date="2026-10-01T20:00:00Z">
        <w:r>
          <w:rPr>
            <w:rFonts w:eastAsia="Open Sans" w:cs="Open Sans" w:ascii="Tahoma" w:hAnsi="Tahoma"/>
            <w:b/>
            <w:bCs/>
            <w:color w:val="365F91" w:themeColor="accent1" w:themeShade="bf"/>
            <w:sz w:val="22"/>
            <w:szCs w:val="22"/>
          </w:rPr>
          <w:delText>DO</w:delText>
        </w:r>
      </w:del>
      <w:ins w:id="9" w:author="Claude (revisão)" w:date="2026-10-01T20:00:00Z">
        <w:r>
          <w:rPr>
            <w:rFonts w:eastAsia="Open Sans" w:cs="Open Sans" w:ascii="Tahoma" w:hAnsi="Tahoma"/>
            <w:b/>
            <w:bCs/>
            <w:color w:val="365F91" w:themeColor="accent1" w:themeShade="bf"/>
            <w:sz w:val="22"/>
            <w:szCs w:val="22"/>
          </w:rPr>
          <w:t>COM</w:t>
        </w:r>
      </w:ins>
      <w:r>
        <w:rPr>
          <w:rFonts w:eastAsia="Open Sans" w:cs="Open Sans" w:ascii="Tahoma" w:hAnsi="Tahoma"/>
          <w:b/>
          <w:bCs/>
          <w:color w:val="365F91" w:themeColor="accent1" w:themeShade="bf"/>
          <w:sz w:val="22"/>
          <w:szCs w:val="22"/>
        </w:rPr>
        <w:t xml:space="preserve"> </w:t>
      </w:r>
      <w:del w:id="10" w:author="Claude (revisão)" w:date="2026-10-01T20:00:00Z">
        <w:r>
          <w:rPr>
            <w:rFonts w:eastAsia="Open Sans" w:cs="Open Sans" w:ascii="Tahoma" w:hAnsi="Tahoma"/>
            <w:b/>
            <w:bCs/>
            <w:color w:val="365F91" w:themeColor="accent1" w:themeShade="bf"/>
            <w:sz w:val="22"/>
            <w:szCs w:val="22"/>
          </w:rPr>
          <w:delText>PROGRAMA</w:delText>
        </w:r>
      </w:del>
      <w:ins w:id="11" w:author="Claude (revisão)" w:date="2026-10-01T20:00:00Z">
        <w:r>
          <w:rPr>
            <w:rFonts w:eastAsia="Open Sans" w:cs="Open Sans" w:ascii="Tahoma" w:hAnsi="Tahoma"/>
            <w:b/>
            <w:bCs/>
            <w:color w:val="365F91" w:themeColor="accent1" w:themeShade="bf"/>
            <w:sz w:val="22"/>
            <w:szCs w:val="22"/>
          </w:rPr>
          <w:t>PEDIDO</w:t>
        </w:r>
      </w:ins>
      <w:r>
        <w:rPr>
          <w:rFonts w:eastAsia="Open Sans" w:cs="Open Sans" w:ascii="Tahoma" w:hAnsi="Tahoma"/>
          <w:b/>
          <w:bCs/>
          <w:color w:val="365F91" w:themeColor="accent1" w:themeShade="bf"/>
          <w:sz w:val="22"/>
          <w:szCs w:val="22"/>
        </w:rPr>
        <w:t xml:space="preserve"> </w:t>
      </w:r>
      <w:del w:id="12" w:author="Claude (revisão)" w:date="2026-10-01T20:00:00Z">
        <w:r>
          <w:rPr>
            <w:rFonts w:eastAsia="Open Sans" w:cs="Open Sans" w:ascii="Tahoma" w:hAnsi="Tahoma"/>
            <w:b/>
            <w:bCs/>
            <w:color w:val="365F91" w:themeColor="accent1" w:themeShade="bf"/>
            <w:sz w:val="22"/>
            <w:szCs w:val="22"/>
          </w:rPr>
          <w:delText>BOLSA</w:delText>
        </w:r>
      </w:del>
      <w:ins w:id="13" w:author="Claude (revisão)" w:date="2026-10-01T20:00:00Z">
        <w:r>
          <w:rPr>
            <w:rFonts w:eastAsia="Open Sans" w:cs="Open Sans" w:ascii="Tahoma" w:hAnsi="Tahoma"/>
            <w:b/>
            <w:bCs/>
            <w:color w:val="365F91" w:themeColor="accent1" w:themeShade="bf"/>
            <w:sz w:val="22"/>
            <w:szCs w:val="22"/>
          </w:rPr>
          <w:t>DE</w:t>
        </w:r>
      </w:ins>
      <w:r>
        <w:rPr>
          <w:rFonts w:eastAsia="Open Sans" w:cs="Open Sans" w:ascii="Tahoma" w:hAnsi="Tahoma"/>
          <w:b/>
          <w:bCs/>
          <w:color w:val="365F91" w:themeColor="accent1" w:themeShade="bf"/>
          <w:sz w:val="22"/>
          <w:szCs w:val="22"/>
        </w:rPr>
        <w:t xml:space="preserve"> </w:t>
      </w:r>
      <w:del w:id="14" w:author="Claude (revisão)" w:date="2026-10-01T20:00:00Z">
        <w:r>
          <w:rPr>
            <w:rFonts w:eastAsia="Open Sans" w:cs="Open Sans" w:ascii="Tahoma" w:hAnsi="Tahoma"/>
            <w:b/>
            <w:bCs/>
            <w:color w:val="365F91" w:themeColor="accent1" w:themeShade="bf"/>
            <w:sz w:val="22"/>
            <w:szCs w:val="22"/>
          </w:rPr>
          <w:delText>FAMÍLIA</w:delText>
        </w:r>
      </w:del>
      <w:ins w:id="15" w:author="Claude (revisão)" w:date="2026-10-01T20:00:00Z">
        <w:r>
          <w:rPr>
            <w:rFonts w:eastAsia="Open Sans" w:cs="Open Sans" w:ascii="Tahoma" w:hAnsi="Tahoma"/>
            <w:b/>
            <w:bCs/>
            <w:color w:val="365F91" w:themeColor="accent1" w:themeShade="bf"/>
            <w:sz w:val="22"/>
            <w:szCs w:val="22"/>
          </w:rPr>
          <w:t>TUTELA DE URGÊNCIA</w:t>
        </w:r>
      </w:ins>
      <w:ins w:id="16" w:author="Claude (revisão)" w:date="2026-10-01T20:00:00Z">
        <w:r>
          <w:rPr>
            <w:rFonts w:eastAsia="Open Sans" w:cs="Open Sans" w:ascii="Tahoma" w:hAnsi="Tahoma"/>
            <w:color w:val="365F91" w:themeColor="accent1" w:themeShade="bf"/>
            <w:sz w:val="22"/>
            <w:szCs w:val="22"/>
          </w:rPr>
          <w:t>,</w:t>
        </w:r>
      </w:ins>
      <w:r>
        <w:rPr>
          <w:rFonts w:eastAsia="Open Sans" w:cs="Open Sans" w:ascii="Tahoma" w:hAnsi="Tahoma"/>
          <w:color w:val="365F91" w:themeColor="accent1" w:themeShade="bf"/>
          <w:sz w:val="22"/>
          <w:szCs w:val="22"/>
        </w:rPr>
        <w:t xml:space="preserve"> em face da </w:t>
      </w:r>
      <w:r>
        <w:rPr>
          <w:rFonts w:eastAsia="Open Sans" w:cs="Open Sans" w:ascii="Tahoma" w:hAnsi="Tahoma"/>
          <w:b/>
          <w:bCs/>
          <w:color w:val="365F91" w:themeColor="accent1" w:themeShade="bf"/>
          <w:sz w:val="22"/>
          <w:szCs w:val="22"/>
        </w:rPr>
        <w:t>UNIÃO FEDERAL</w:t>
      </w:r>
      <w:r>
        <w:rPr>
          <w:rFonts w:eastAsia="Open Sans" w:cs="Open Sans" w:ascii="Tahoma" w:hAnsi="Tahoma"/>
          <w:color w:val="365F91" w:themeColor="accent1" w:themeShade="bf"/>
          <w:sz w:val="22"/>
          <w:szCs w:val="22"/>
        </w:rPr>
        <w:t xml:space="preserve">, por meio de sua procuradoria, com endereço conhecido por </w:t>
      </w:r>
      <w:del w:id="17" w:author="Claude (revisão)" w:date="2026-10-01T20:00:00Z">
        <w:r>
          <w:rPr>
            <w:rFonts w:eastAsia="Open Sans" w:cs="Open Sans" w:ascii="Tahoma" w:hAnsi="Tahoma"/>
            <w:color w:val="365F91" w:themeColor="accent1" w:themeShade="bf"/>
            <w:sz w:val="22"/>
            <w:szCs w:val="22"/>
          </w:rPr>
          <w:delText>esse</w:delText>
        </w:r>
      </w:del>
      <w:ins w:id="18" w:author="Claude (revisão)" w:date="2026-10-01T20:00:00Z">
        <w:r>
          <w:rPr>
            <w:rFonts w:eastAsia="Open Sans" w:cs="Open Sans" w:ascii="Tahoma" w:hAnsi="Tahoma"/>
            <w:color w:val="365F91" w:themeColor="accent1" w:themeShade="bf"/>
            <w:sz w:val="22"/>
            <w:szCs w:val="22"/>
          </w:rPr>
          <w:t>este</w:t>
        </w:r>
      </w:ins>
      <w:r>
        <w:rPr>
          <w:rFonts w:eastAsia="Open Sans" w:cs="Open Sans" w:ascii="Tahoma" w:hAnsi="Tahoma"/>
          <w:color w:val="365F91" w:themeColor="accent1" w:themeShade="bf"/>
          <w:sz w:val="22"/>
          <w:szCs w:val="22"/>
        </w:rPr>
        <w:t xml:space="preserve"> juízo, pelas razões de fato e de direito a seguir.</w:t>
      </w:r>
    </w:p>
    <w:p>
      <w:pPr>
        <w:pStyle w:val="Normal"/>
        <w:spacing w:lineRule="auto" w:line="360" w:before="80" w:after="80"/>
        <w:ind w:right="569" w:hanging="0"/>
        <w:jc w:val="both"/>
        <w:rPr>
          <w:rFonts w:ascii="Tahoma" w:hAnsi="Tahoma" w:cs="Open Sans"/>
          <w:color w:val="365F91" w:themeColor="accent1" w:themeShade="bf"/>
          <w:sz w:val="22"/>
          <w:szCs w:val="22"/>
        </w:rPr>
      </w:pPr>
      <w:r>
        <w:rPr>
          <w:rFonts w:cs="Open Sans" w:ascii="Tahoma" w:hAnsi="Tahoma"/>
          <w:color w:val="365F91" w:themeColor="accent1" w:themeShade="bf"/>
          <w:sz w:val="22"/>
          <w:szCs w:val="22"/>
        </w:rPr>
      </w:r>
    </w:p>
    <w:p>
      <w:pPr>
        <w:pStyle w:val="Normal"/>
        <w:spacing w:lineRule="auto" w:line="360" w:before="80" w:after="80"/>
        <w:ind w:right="569" w:hanging="0"/>
        <w:jc w:val="both"/>
        <w:rPr>
          <w:rFonts w:ascii="Tahoma" w:hAnsi="Tahoma"/>
          <w:sz w:val="22"/>
          <w:szCs w:val="22"/>
        </w:rPr>
      </w:pPr>
      <w:ins w:id="19" w:author="Claude (revisão)" w:date="2026-10-01T20:00:00Z">
        <w:r>
          <w:rPr>
            <w:rFonts w:eastAsia="Open Sans" w:cs="Open Sans" w:ascii="Tahoma" w:hAnsi="Tahoma"/>
            <w:b/>
            <w:bCs/>
            <w:i/>
            <w:iCs/>
            <w:color w:val="365F91" w:themeColor="accent1" w:themeShade="bf"/>
            <w:sz w:val="22"/>
            <w:szCs w:val="22"/>
          </w:rPr>
          <w:t xml:space="preserve">I. </w:t>
        </w:r>
      </w:ins>
      <w:r>
        <w:rPr>
          <w:rFonts w:eastAsia="Open Sans" w:cs="Open Sans" w:ascii="Tahoma" w:hAnsi="Tahoma"/>
          <w:b/>
          <w:bCs/>
          <w:i/>
          <w:iCs/>
          <w:color w:val="365F91" w:themeColor="accent1" w:themeShade="bf"/>
          <w:sz w:val="22"/>
          <w:szCs w:val="22"/>
        </w:rPr>
        <w:t>GRATUIDADE DE JUSTIÇA</w:t>
      </w:r>
      <w:del w:id="20" w:author="Claude (revisão)" w:date="2026-10-01T20:00:00Z">
        <w:r>
          <w:rPr>
            <w:rFonts w:eastAsia="Open Sans" w:cs="Open Sans" w:ascii="Tahoma" w:hAnsi="Tahoma"/>
            <w:b/>
            <w:bCs/>
            <w:i/>
            <w:iCs/>
            <w:color w:val="365F91" w:themeColor="accent1" w:themeShade="bf"/>
            <w:sz w:val="22"/>
            <w:szCs w:val="22"/>
          </w:rPr>
          <w:delText xml:space="preserve"> </w:delText>
        </w:r>
      </w:del>
    </w:p>
    <w:p>
      <w:pPr>
        <w:pStyle w:val="Normal"/>
        <w:widowControl w:val="false"/>
        <w:suppressAutoHyphens w:val="false"/>
        <w:bidi w:val="0"/>
        <w:spacing w:lineRule="auto" w:line="360" w:before="80" w:after="80"/>
        <w:ind w:left="0" w:right="567" w:firstLine="1134"/>
        <w:jc w:val="both"/>
        <w:rPr>
          <w:rFonts w:ascii="Tahoma" w:hAnsi="Tahoma"/>
          <w:sz w:val="22"/>
          <w:szCs w:val="22"/>
        </w:rPr>
      </w:pPr>
      <w:r>
        <w:rPr>
          <w:rFonts w:eastAsia="Open Sans" w:cs="Open Sans" w:ascii="Tahoma" w:hAnsi="Tahoma"/>
          <w:color w:val="365F91" w:themeColor="accent1" w:themeShade="bf"/>
          <w:sz w:val="22"/>
          <w:szCs w:val="22"/>
        </w:rPr>
        <w:t>Inicialmente, a parte autora requer a concessão dos benefícios da justiça gratuita, com base no art. 98 do Código de Processo Civil e no art. 5º, inciso LXXIV, da Constituição Federal, por não possuir meios de arcar com as despesas processuais sem prejuízo do sustento próprio.</w:t>
      </w:r>
    </w:p>
    <w:p>
      <w:pPr>
        <w:pStyle w:val="Normal"/>
        <w:spacing w:lineRule="auto" w:line="360" w:before="80" w:after="80"/>
        <w:ind w:right="569" w:hanging="0"/>
        <w:jc w:val="both"/>
        <w:rPr>
          <w:rFonts w:ascii="Tahoma" w:hAnsi="Tahoma" w:cs="Open Sans"/>
          <w:color w:val="365F91" w:themeColor="accent1" w:themeShade="bf"/>
          <w:sz w:val="22"/>
          <w:szCs w:val="22"/>
        </w:rPr>
      </w:pPr>
      <w:r>
        <w:rPr>
          <w:rFonts w:cs="Open Sans" w:ascii="Tahoma" w:hAnsi="Tahoma"/>
          <w:color w:val="365F91" w:themeColor="accent1" w:themeShade="bf"/>
          <w:sz w:val="22"/>
          <w:szCs w:val="22"/>
        </w:rPr>
      </w:r>
    </w:p>
    <w:p>
      <w:pPr>
        <w:pStyle w:val="Normal"/>
        <w:spacing w:lineRule="auto" w:line="360" w:before="80" w:after="80"/>
        <w:ind w:right="569" w:hanging="0"/>
        <w:jc w:val="both"/>
        <w:rPr>
          <w:rFonts w:ascii="Tahoma" w:hAnsi="Tahoma"/>
          <w:sz w:val="22"/>
          <w:szCs w:val="22"/>
          <w:ins w:id="22" w:author="Claude (revisão)" w:date="2026-10-01T20:00:00Z"/>
        </w:rPr>
      </w:pPr>
      <w:ins w:id="21" w:author="Claude (revisão)" w:date="2026-10-01T20:00:00Z">
        <w:r>
          <w:rPr>
            <w:rFonts w:eastAsia="Open Sans" w:cs="Open Sans" w:ascii="Tahoma" w:hAnsi="Tahoma"/>
            <w:b/>
            <w:bCs/>
            <w:i/>
            <w:iCs/>
            <w:color w:val="365F91" w:themeColor="accent1" w:themeShade="bf"/>
            <w:sz w:val="22"/>
            <w:szCs w:val="22"/>
          </w:rPr>
          <w:t>II. DA LEGITIMIDADE PASSIVA DA UNIÃO</w:t>
        </w:r>
      </w:ins>
    </w:p>
    <w:p>
      <w:pPr>
        <w:pStyle w:val="Normal"/>
        <w:widowControl w:val="false"/>
        <w:suppressAutoHyphens w:val="false"/>
        <w:bidi w:val="0"/>
        <w:spacing w:lineRule="auto" w:line="360" w:before="80" w:after="80"/>
        <w:ind w:left="0" w:right="567" w:firstLine="1134"/>
        <w:jc w:val="both"/>
        <w:rPr>
          <w:rFonts w:ascii="Tahoma" w:hAnsi="Tahoma"/>
          <w:sz w:val="22"/>
          <w:szCs w:val="22"/>
          <w:ins w:id="24" w:author="Claude (revisão)" w:date="2026-10-01T20:00:00Z"/>
        </w:rPr>
      </w:pPr>
      <w:ins w:id="23" w:author="Claude (revisão)" w:date="2026-10-01T20:00:00Z">
        <w:r>
          <w:rPr>
            <w:rFonts w:eastAsia="Open Sans" w:cs="Open Sans" w:ascii="Tahoma" w:hAnsi="Tahoma"/>
            <w:color w:val="365F91" w:themeColor="accent1" w:themeShade="bf"/>
            <w:sz w:val="22"/>
            <w:szCs w:val="22"/>
          </w:rPr>
          <w:t>A execução e a gestão do Programa Bolsa Família (PBF), instituído pela Lei nº 14.601/2023, ocorrem de forma descentralizada, por meio da conjugação de esforços entre os entes federativos (art. 12 da Lei nº 14.601/2023). Todavia, a coordenação, a disciplina, a gestão e a operacionalização do Programa em âmbito nacional competem à União, por meio do Ministério do Desenvolvimento e Assistência Social, Família e Combate à Fome (MDS) (art. 2º, I e II, do Decreto nº 12.064/2024).</w:t>
        </w:r>
      </w:ins>
    </w:p>
    <w:p>
      <w:pPr>
        <w:sectPr>
          <w:headerReference w:type="default" r:id="rId2"/>
          <w:footerReference w:type="default" r:id="rId3"/>
          <w:type w:val="nextPage"/>
          <w:pgSz w:w="11906" w:h="16838"/>
          <w:pgMar w:left="1134" w:right="849" w:gutter="0" w:header="0" w:top="1130" w:footer="794" w:bottom="1202"/>
          <w:pgNumType w:start="16" w:fmt="decimal"/>
          <w:formProt w:val="false"/>
          <w:textDirection w:val="lrTb"/>
          <w:docGrid w:type="default" w:linePitch="100" w:charSpace="4096"/>
        </w:sectPr>
        <w:pStyle w:val="Normal"/>
        <w:widowControl w:val="false"/>
        <w:suppressAutoHyphens w:val="false"/>
        <w:bidi w:val="0"/>
        <w:spacing w:lineRule="auto" w:line="360" w:before="80" w:after="80"/>
        <w:ind w:left="0" w:right="567" w:firstLine="1134"/>
        <w:jc w:val="both"/>
        <w:rPr>
          <w:rFonts w:ascii="Tahoma" w:hAnsi="Tahoma"/>
          <w:sz w:val="22"/>
          <w:szCs w:val="22"/>
          <w:ins w:id="26" w:author="Claude (revisão)" w:date="2026-10-01T20:00:00Z"/>
        </w:rPr>
      </w:pPr>
      <w:ins w:id="25" w:author="Claude (revisão)" w:date="2026-10-01T20:00:00Z">
        <w:r>
          <w:rPr>
            <w:rFonts w:eastAsia="Open Sans" w:cs="Open Sans" w:ascii="Tahoma" w:hAnsi="Tahoma"/>
            <w:color w:val="365F91" w:themeColor="accent1" w:themeShade="bf"/>
            <w:sz w:val="22"/>
            <w:szCs w:val="22"/>
          </w:rPr>
          <w:t xml:space="preserve">Foi o próprio MDS que fixou, em ato infralegal, o limite de 16% de famílias unipessoais por Município (art. 6º, § 2º, da Portaria MDS nº 897/2023, incluído pela Portaria MDS nº </w:t>
        </w:r>
      </w:ins>
    </w:p>
    <w:p>
      <w:pPr>
        <w:pStyle w:val="Normal"/>
        <w:widowControl w:val="false"/>
        <w:suppressAutoHyphens w:val="false"/>
        <w:bidi w:val="0"/>
        <w:spacing w:lineRule="auto" w:line="360" w:before="80" w:after="80"/>
        <w:ind w:left="0" w:right="567" w:firstLine="1134"/>
        <w:jc w:val="both"/>
        <w:rPr>
          <w:rFonts w:ascii="Tahoma" w:hAnsi="Tahoma"/>
          <w:sz w:val="22"/>
          <w:szCs w:val="22"/>
          <w:ins w:id="27" w:author="Claude (revisão)" w:date="2026-10-01T20:00:00Z"/>
        </w:rPr>
      </w:pPr>
      <w:r>
        <w:rPr>
          <w:rFonts w:eastAsia="Open Sans" w:cs="Open Sans" w:ascii="Tahoma" w:hAnsi="Tahoma"/>
          <w:color w:val="365F91" w:themeColor="accent1" w:themeShade="bf"/>
          <w:sz w:val="22"/>
          <w:szCs w:val="22"/>
        </w:rPr>
        <w:t>911/2023), fundamento da negativa do benefício. A pretensão deduzida na presente ação – afastar a aplicação desse limite ao caso concreto e determinar a (re)inclusão da parte autora no Programa – dirige-se, portanto, à União, que é parte legítima para figurar no polo passivo.</w:t>
      </w:r>
    </w:p>
    <w:p>
      <w:pPr>
        <w:pStyle w:val="Normal"/>
        <w:spacing w:lineRule="auto" w:line="360" w:before="80" w:after="80"/>
        <w:ind w:right="569" w:hanging="0"/>
        <w:jc w:val="both"/>
        <w:rPr>
          <w:rFonts w:ascii="Tahoma" w:hAnsi="Tahoma" w:cs="Open Sans"/>
          <w:color w:val="365F91" w:themeColor="accent1" w:themeShade="bf"/>
          <w:sz w:val="22"/>
          <w:szCs w:val="22"/>
          <w:ins w:id="29" w:author="Claude (revisão)" w:date="2026-10-01T20:00:00Z"/>
        </w:rPr>
      </w:pPr>
      <w:ins w:id="28" w:author="Claude (revisão)" w:date="2026-10-01T20:00:00Z">
        <w:r>
          <w:rPr>
            <w:rFonts w:cs="Open Sans" w:ascii="Tahoma" w:hAnsi="Tahoma"/>
            <w:color w:val="365F91" w:themeColor="accent1" w:themeShade="bf"/>
            <w:sz w:val="22"/>
            <w:szCs w:val="22"/>
          </w:rPr>
        </w:r>
      </w:ins>
    </w:p>
    <w:p>
      <w:pPr>
        <w:pStyle w:val="Normal"/>
        <w:spacing w:lineRule="auto" w:line="360" w:before="80" w:after="80"/>
        <w:ind w:right="569" w:hanging="0"/>
        <w:jc w:val="both"/>
        <w:rPr>
          <w:rFonts w:ascii="Tahoma" w:hAnsi="Tahoma"/>
          <w:sz w:val="22"/>
          <w:szCs w:val="22"/>
        </w:rPr>
      </w:pPr>
      <w:ins w:id="30" w:author="Claude (revisão)" w:date="2026-10-01T20:00:00Z">
        <w:r>
          <w:rPr>
            <w:rFonts w:eastAsia="Open Sans" w:cs="Open Sans" w:ascii="Tahoma" w:hAnsi="Tahoma"/>
            <w:b/>
            <w:bCs/>
            <w:i/>
            <w:iCs/>
            <w:color w:val="365F91" w:themeColor="accent1" w:themeShade="bf"/>
            <w:sz w:val="22"/>
            <w:szCs w:val="22"/>
          </w:rPr>
          <w:t xml:space="preserve">III. </w:t>
        </w:r>
      </w:ins>
      <w:r>
        <w:rPr>
          <w:rFonts w:eastAsia="Open Sans" w:cs="Open Sans" w:ascii="Tahoma" w:hAnsi="Tahoma"/>
          <w:b/>
          <w:bCs/>
          <w:i/>
          <w:iCs/>
          <w:color w:val="365F91" w:themeColor="accent1" w:themeShade="bf"/>
          <w:sz w:val="22"/>
          <w:szCs w:val="22"/>
        </w:rPr>
        <w:t>BREVE RESUMO DOS FATOS</w:t>
      </w:r>
    </w:p>
    <w:p>
      <w:pPr>
        <w:pStyle w:val="Normal"/>
        <w:widowControl w:val="false"/>
        <w:suppressAutoHyphens w:val="false"/>
        <w:bidi w:val="0"/>
        <w:spacing w:lineRule="auto" w:line="360" w:before="80" w:after="80"/>
        <w:ind w:left="0" w:right="567" w:firstLine="1134"/>
        <w:jc w:val="both"/>
        <w:rPr>
          <w:rFonts w:ascii="Tahoma" w:hAnsi="Tahoma"/>
          <w:sz w:val="22"/>
          <w:szCs w:val="22"/>
        </w:rPr>
      </w:pPr>
      <w:r>
        <w:rPr>
          <w:rFonts w:eastAsia="Open Sans" w:cs="Open Sans" w:ascii="Tahoma" w:hAnsi="Tahoma"/>
          <w:color w:val="365F91" w:themeColor="accent1" w:themeShade="bf"/>
          <w:sz w:val="22"/>
          <w:szCs w:val="22"/>
        </w:rPr>
        <w:t xml:space="preserve">A presente ação visa garantir </w:t>
      </w:r>
      <w:del w:id="31" w:author="Claude (revisão)" w:date="2026-10-01T20:00:00Z">
        <w:r>
          <w:rPr>
            <w:rFonts w:eastAsia="Open Sans" w:cs="Open Sans" w:ascii="Tahoma" w:hAnsi="Tahoma"/>
            <w:color w:val="365F91" w:themeColor="accent1" w:themeShade="bf"/>
            <w:sz w:val="22"/>
            <w:szCs w:val="22"/>
          </w:rPr>
          <w:delText>o direito da</w:delText>
        </w:r>
      </w:del>
      <w:ins w:id="32" w:author="Claude (revisão)" w:date="2026-10-01T20:00:00Z">
        <w:r>
          <w:rPr>
            <w:rFonts w:eastAsia="Open Sans" w:cs="Open Sans" w:ascii="Tahoma" w:hAnsi="Tahoma"/>
            <w:color w:val="365F91" w:themeColor="accent1" w:themeShade="bf"/>
            <w:sz w:val="22"/>
            <w:szCs w:val="22"/>
          </w:rPr>
          <w:t>à</w:t>
        </w:r>
      </w:ins>
      <w:r>
        <w:rPr>
          <w:rFonts w:eastAsia="Open Sans" w:cs="Open Sans" w:ascii="Tahoma" w:hAnsi="Tahoma"/>
          <w:color w:val="365F91" w:themeColor="accent1" w:themeShade="bf"/>
          <w:sz w:val="22"/>
          <w:szCs w:val="22"/>
        </w:rPr>
        <w:t xml:space="preserve"> parte autora (</w:t>
      </w:r>
      <w:r>
        <w:rPr>
          <w:rFonts w:eastAsia="Open Sans" w:cs="Open Sans" w:ascii="Tahoma" w:hAnsi="Tahoma"/>
          <w:b/>
          <w:bCs/>
          <w:color w:val="365F91" w:themeColor="accent1" w:themeShade="bf"/>
          <w:sz w:val="22"/>
          <w:szCs w:val="22"/>
        </w:rPr>
        <w:t>família unipessoal</w:t>
      </w:r>
      <w:r>
        <w:rPr>
          <w:rFonts w:eastAsia="Open Sans" w:cs="Open Sans" w:ascii="Tahoma" w:hAnsi="Tahoma"/>
          <w:color w:val="365F91" w:themeColor="accent1" w:themeShade="bf"/>
          <w:sz w:val="22"/>
          <w:szCs w:val="22"/>
        </w:rPr>
        <w:t xml:space="preserve">) </w:t>
      </w:r>
      <w:del w:id="33" w:author="Claude (revisão)" w:date="2026-10-01T20:00:00Z">
        <w:r>
          <w:rPr>
            <w:rFonts w:eastAsia="Open Sans" w:cs="Open Sans" w:ascii="Tahoma" w:hAnsi="Tahoma"/>
            <w:color w:val="365F91" w:themeColor="accent1" w:themeShade="bf"/>
            <w:sz w:val="22"/>
            <w:szCs w:val="22"/>
          </w:rPr>
          <w:delText>ao</w:delText>
        </w:r>
      </w:del>
      <w:ins w:id="34" w:author="Claude (revisão)" w:date="2026-10-01T20:00:00Z">
        <w:r>
          <w:rPr>
            <w:rFonts w:eastAsia="Open Sans" w:cs="Open Sans" w:ascii="Tahoma" w:hAnsi="Tahoma"/>
            <w:color w:val="365F91" w:themeColor="accent1" w:themeShade="bf"/>
            <w:sz w:val="22"/>
            <w:szCs w:val="22"/>
          </w:rPr>
          <w:t>o</w:t>
        </w:r>
      </w:ins>
      <w:r>
        <w:rPr>
          <w:rFonts w:eastAsia="Open Sans" w:cs="Open Sans" w:ascii="Tahoma" w:hAnsi="Tahoma"/>
          <w:color w:val="365F91" w:themeColor="accent1" w:themeShade="bf"/>
          <w:sz w:val="22"/>
          <w:szCs w:val="22"/>
        </w:rPr>
        <w:t xml:space="preserve"> recebimento do benefício</w:t>
      </w:r>
      <w:del w:id="35" w:author="Claude (revisão)" w:date="2026-10-01T20:00:00Z">
        <w:r>
          <w:rPr>
            <w:rFonts w:eastAsia="Open Sans" w:cs="Open Sans" w:ascii="Tahoma" w:hAnsi="Tahoma"/>
            <w:color w:val="365F91" w:themeColor="accent1" w:themeShade="bf"/>
            <w:sz w:val="22"/>
            <w:szCs w:val="22"/>
          </w:rPr>
          <w:delText xml:space="preserve"> integrante</w:delText>
        </w:r>
      </w:del>
      <w:r>
        <w:rPr>
          <w:rFonts w:eastAsia="Open Sans" w:cs="Open Sans" w:ascii="Tahoma" w:hAnsi="Tahoma"/>
          <w:color w:val="365F91" w:themeColor="accent1" w:themeShade="bf"/>
          <w:sz w:val="22"/>
          <w:szCs w:val="22"/>
        </w:rPr>
        <w:t xml:space="preserve"> do Programa Bolsa Família (PBF), </w:t>
      </w:r>
      <w:del w:id="36" w:author="Claude (revisão)" w:date="2026-10-01T20:00:00Z">
        <w:r>
          <w:rPr>
            <w:rFonts w:eastAsia="Open Sans" w:cs="Open Sans" w:ascii="Tahoma" w:hAnsi="Tahoma"/>
            <w:color w:val="365F91" w:themeColor="accent1" w:themeShade="bf"/>
            <w:sz w:val="22"/>
            <w:szCs w:val="22"/>
          </w:rPr>
          <w:delText>regulamentado</w:delText>
        </w:r>
      </w:del>
      <w:ins w:id="37" w:author="Claude (revisão)" w:date="2026-10-01T20:00:00Z">
        <w:r>
          <w:rPr>
            <w:rFonts w:eastAsia="Open Sans" w:cs="Open Sans" w:ascii="Tahoma" w:hAnsi="Tahoma"/>
            <w:color w:val="365F91" w:themeColor="accent1" w:themeShade="bf"/>
            <w:sz w:val="22"/>
            <w:szCs w:val="22"/>
          </w:rPr>
          <w:t>instituído</w:t>
        </w:r>
      </w:ins>
      <w:r>
        <w:rPr>
          <w:rFonts w:eastAsia="Open Sans" w:cs="Open Sans" w:ascii="Tahoma" w:hAnsi="Tahoma"/>
          <w:color w:val="365F91" w:themeColor="accent1" w:themeShade="bf"/>
          <w:sz w:val="22"/>
          <w:szCs w:val="22"/>
        </w:rPr>
        <w:t xml:space="preserve"> pela Lei </w:t>
      </w:r>
      <w:del w:id="38" w:author="Claude (revisão)" w:date="2026-10-01T20:00:00Z">
        <w:r>
          <w:rPr>
            <w:rFonts w:eastAsia="Open Sans" w:cs="Open Sans" w:ascii="Tahoma" w:hAnsi="Tahoma"/>
            <w:color w:val="365F91" w:themeColor="accent1" w:themeShade="bf"/>
            <w:sz w:val="22"/>
            <w:szCs w:val="22"/>
          </w:rPr>
          <w:delText>nº.</w:delText>
        </w:r>
      </w:del>
      <w:ins w:id="39" w:author="Claude (revisão)" w:date="2026-10-01T20:00:00Z">
        <w:r>
          <w:rPr>
            <w:rFonts w:eastAsia="Open Sans" w:cs="Open Sans" w:ascii="Tahoma" w:hAnsi="Tahoma"/>
            <w:color w:val="365F91" w:themeColor="accent1" w:themeShade="bf"/>
            <w:sz w:val="22"/>
            <w:szCs w:val="22"/>
          </w:rPr>
          <w:t>nº</w:t>
        </w:r>
      </w:ins>
      <w:r>
        <w:rPr>
          <w:rFonts w:eastAsia="Open Sans" w:cs="Open Sans" w:ascii="Tahoma" w:hAnsi="Tahoma"/>
          <w:color w:val="365F91" w:themeColor="accent1" w:themeShade="bf"/>
          <w:sz w:val="22"/>
          <w:szCs w:val="22"/>
        </w:rPr>
        <w:t xml:space="preserve"> 14.601/2023.</w:t>
      </w:r>
      <w:del w:id="40" w:author="Claude (revisão)" w:date="2026-10-01T20:00:00Z">
        <w:r>
          <w:rPr>
            <w:rFonts w:eastAsia="Open Sans" w:cs="Open Sans" w:ascii="Tahoma" w:hAnsi="Tahoma"/>
            <w:color w:val="365F91" w:themeColor="accent1" w:themeShade="bf"/>
            <w:sz w:val="22"/>
            <w:szCs w:val="22"/>
          </w:rPr>
          <w:delText xml:space="preserve"> </w:delText>
        </w:r>
      </w:del>
    </w:p>
    <w:p>
      <w:pPr>
        <w:pStyle w:val="Normal"/>
        <w:widowControl w:val="false"/>
        <w:suppressAutoHyphens w:val="false"/>
        <w:bidi w:val="0"/>
        <w:spacing w:lineRule="auto" w:line="360" w:before="80" w:after="80"/>
        <w:ind w:left="0" w:right="567" w:firstLine="1134"/>
        <w:jc w:val="both"/>
        <w:rPr>
          <w:rFonts w:ascii="Tahoma" w:hAnsi="Tahoma"/>
          <w:sz w:val="22"/>
          <w:szCs w:val="22"/>
        </w:rPr>
      </w:pPr>
      <w:del w:id="41" w:author="Claude (revisão)" w:date="2026-10-01T20:00:00Z">
        <w:r>
          <w:rPr>
            <w:rFonts w:eastAsia="Open Sans" w:cs="Open Sans" w:ascii="Tahoma" w:hAnsi="Tahoma"/>
            <w:color w:val="365F91" w:themeColor="accent1" w:themeShade="bf"/>
            <w:sz w:val="22"/>
            <w:szCs w:val="22"/>
          </w:rPr>
          <w:delText>De</w:delText>
        </w:r>
      </w:del>
      <w:ins w:id="42" w:author="Claude (revisão)" w:date="2026-10-01T20:00:00Z">
        <w:r>
          <w:rPr>
            <w:rFonts w:eastAsia="Open Sans" w:cs="Open Sans" w:ascii="Tahoma" w:hAnsi="Tahoma"/>
            <w:color w:val="365F91" w:themeColor="accent1" w:themeShade="bf"/>
            <w:sz w:val="22"/>
            <w:szCs w:val="22"/>
          </w:rPr>
          <w:t>Nos</w:t>
        </w:r>
      </w:ins>
      <w:r>
        <w:rPr>
          <w:rFonts w:eastAsia="Open Sans" w:cs="Open Sans" w:ascii="Tahoma" w:hAnsi="Tahoma"/>
          <w:color w:val="365F91" w:themeColor="accent1" w:themeShade="bf"/>
          <w:sz w:val="22"/>
          <w:szCs w:val="22"/>
        </w:rPr>
        <w:t xml:space="preserve"> </w:t>
      </w:r>
      <w:del w:id="43" w:author="Claude (revisão)" w:date="2026-10-01T20:00:00Z">
        <w:r>
          <w:rPr>
            <w:rFonts w:eastAsia="Open Sans" w:cs="Open Sans" w:ascii="Tahoma" w:hAnsi="Tahoma"/>
            <w:color w:val="365F91" w:themeColor="accent1" w:themeShade="bf"/>
            <w:sz w:val="22"/>
            <w:szCs w:val="22"/>
          </w:rPr>
          <w:delText>acordo</w:delText>
        </w:r>
      </w:del>
      <w:ins w:id="44" w:author="Claude (revisão)" w:date="2026-10-01T20:00:00Z">
        <w:r>
          <w:rPr>
            <w:rFonts w:eastAsia="Open Sans" w:cs="Open Sans" w:ascii="Tahoma" w:hAnsi="Tahoma"/>
            <w:color w:val="365F91" w:themeColor="accent1" w:themeShade="bf"/>
            <w:sz w:val="22"/>
            <w:szCs w:val="22"/>
          </w:rPr>
          <w:t>termos</w:t>
        </w:r>
      </w:ins>
      <w:r>
        <w:rPr>
          <w:rFonts w:eastAsia="Open Sans" w:cs="Open Sans" w:ascii="Tahoma" w:hAnsi="Tahoma"/>
          <w:color w:val="365F91" w:themeColor="accent1" w:themeShade="bf"/>
          <w:sz w:val="22"/>
          <w:szCs w:val="22"/>
        </w:rPr>
        <w:t xml:space="preserve"> </w:t>
      </w:r>
      <w:del w:id="45" w:author="Claude (revisão)" w:date="2026-10-01T20:00:00Z">
        <w:r>
          <w:rPr>
            <w:rFonts w:eastAsia="Open Sans" w:cs="Open Sans" w:ascii="Tahoma" w:hAnsi="Tahoma"/>
            <w:color w:val="365F91" w:themeColor="accent1" w:themeShade="bf"/>
            <w:sz w:val="22"/>
            <w:szCs w:val="22"/>
          </w:rPr>
          <w:delText>com o</w:delText>
        </w:r>
      </w:del>
      <w:ins w:id="46" w:author="Claude (revisão)" w:date="2026-10-01T20:00:00Z">
        <w:r>
          <w:rPr>
            <w:rFonts w:eastAsia="Open Sans" w:cs="Open Sans" w:ascii="Tahoma" w:hAnsi="Tahoma"/>
            <w:color w:val="365F91" w:themeColor="accent1" w:themeShade="bf"/>
            <w:sz w:val="22"/>
            <w:szCs w:val="22"/>
          </w:rPr>
          <w:t>do</w:t>
        </w:r>
      </w:ins>
      <w:r>
        <w:rPr>
          <w:rFonts w:eastAsia="Open Sans" w:cs="Open Sans" w:ascii="Tahoma" w:hAnsi="Tahoma"/>
          <w:color w:val="365F91" w:themeColor="accent1" w:themeShade="bf"/>
          <w:sz w:val="22"/>
          <w:szCs w:val="22"/>
        </w:rPr>
        <w:t xml:space="preserve"> art. 5º da Lei </w:t>
      </w:r>
      <w:del w:id="47" w:author="Claude (revisão)" w:date="2026-10-01T20:00:00Z">
        <w:r>
          <w:rPr>
            <w:rFonts w:eastAsia="Open Sans" w:cs="Open Sans" w:ascii="Tahoma" w:hAnsi="Tahoma"/>
            <w:color w:val="365F91" w:themeColor="accent1" w:themeShade="bf"/>
            <w:sz w:val="22"/>
            <w:szCs w:val="22"/>
          </w:rPr>
          <w:delText>nº.</w:delText>
        </w:r>
      </w:del>
      <w:ins w:id="48" w:author="Claude (revisão)" w:date="2026-10-01T20:00:00Z">
        <w:r>
          <w:rPr>
            <w:rFonts w:eastAsia="Open Sans" w:cs="Open Sans" w:ascii="Tahoma" w:hAnsi="Tahoma"/>
            <w:color w:val="365F91" w:themeColor="accent1" w:themeShade="bf"/>
            <w:sz w:val="22"/>
            <w:szCs w:val="22"/>
          </w:rPr>
          <w:t>nº</w:t>
        </w:r>
      </w:ins>
      <w:r>
        <w:rPr>
          <w:rFonts w:eastAsia="Open Sans" w:cs="Open Sans" w:ascii="Tahoma" w:hAnsi="Tahoma"/>
          <w:color w:val="365F91" w:themeColor="accent1" w:themeShade="bf"/>
          <w:sz w:val="22"/>
          <w:szCs w:val="22"/>
        </w:rPr>
        <w:t xml:space="preserve"> 14.601/2023, são</w:t>
      </w:r>
      <w:del w:id="49" w:author="Claude (revisão)" w:date="2026-10-01T20:00:00Z">
        <w:r>
          <w:rPr>
            <w:rFonts w:eastAsia="Open Sans" w:cs="Open Sans" w:ascii="Tahoma" w:hAnsi="Tahoma"/>
            <w:color w:val="365F91" w:themeColor="accent1" w:themeShade="bf"/>
            <w:sz w:val="22"/>
            <w:szCs w:val="22"/>
          </w:rPr>
          <w:delText xml:space="preserve"> consideradas</w:delText>
        </w:r>
      </w:del>
      <w:r>
        <w:rPr>
          <w:rFonts w:eastAsia="Open Sans" w:cs="Open Sans" w:ascii="Tahoma" w:hAnsi="Tahoma"/>
          <w:color w:val="365F91" w:themeColor="accent1" w:themeShade="bf"/>
          <w:sz w:val="22"/>
          <w:szCs w:val="22"/>
        </w:rPr>
        <w:t xml:space="preserve"> </w:t>
      </w:r>
      <w:r>
        <w:rPr>
          <w:rFonts w:eastAsia="Open Sans" w:cs="Open Sans" w:ascii="Tahoma" w:hAnsi="Tahoma"/>
          <w:b/>
          <w:bCs/>
          <w:color w:val="365F91" w:themeColor="accent1" w:themeShade="bf"/>
          <w:sz w:val="22"/>
          <w:szCs w:val="22"/>
        </w:rPr>
        <w:t>elegíveis</w:t>
      </w:r>
      <w:r>
        <w:rPr>
          <w:rFonts w:eastAsia="Open Sans" w:cs="Open Sans" w:ascii="Tahoma" w:hAnsi="Tahoma"/>
          <w:color w:val="365F91" w:themeColor="accent1" w:themeShade="bf"/>
          <w:sz w:val="22"/>
          <w:szCs w:val="22"/>
        </w:rPr>
        <w:t xml:space="preserve"> ao Programa as famílias que </w:t>
      </w:r>
      <w:del w:id="50" w:author="Claude (revisão)" w:date="2026-10-01T20:00:00Z">
        <w:r>
          <w:rPr>
            <w:rFonts w:eastAsia="Open Sans" w:cs="Open Sans" w:ascii="Tahoma" w:hAnsi="Tahoma"/>
            <w:color w:val="365F91" w:themeColor="accent1" w:themeShade="bf"/>
            <w:sz w:val="22"/>
            <w:szCs w:val="22"/>
          </w:rPr>
          <w:delText>preencham</w:delText>
        </w:r>
      </w:del>
      <w:ins w:id="51" w:author="Claude (revisão)" w:date="2026-10-01T20:00:00Z">
        <w:r>
          <w:rPr>
            <w:rFonts w:eastAsia="Open Sans" w:cs="Open Sans" w:ascii="Tahoma" w:hAnsi="Tahoma"/>
            <w:color w:val="365F91" w:themeColor="accent1" w:themeShade="bf"/>
            <w:sz w:val="22"/>
            <w:szCs w:val="22"/>
          </w:rPr>
          <w:t>preencham, cumulativamente,</w:t>
        </w:r>
      </w:ins>
      <w:r>
        <w:rPr>
          <w:rFonts w:eastAsia="Open Sans" w:cs="Open Sans" w:ascii="Tahoma" w:hAnsi="Tahoma"/>
          <w:color w:val="365F91" w:themeColor="accent1" w:themeShade="bf"/>
          <w:sz w:val="22"/>
          <w:szCs w:val="22"/>
        </w:rPr>
        <w:t xml:space="preserve"> os seguintes </w:t>
      </w:r>
      <w:del w:id="52" w:author="Claude (revisão)" w:date="2026-10-01T20:00:00Z">
        <w:r>
          <w:rPr>
            <w:rFonts w:eastAsia="Open Sans" w:cs="Open Sans" w:ascii="Tahoma" w:hAnsi="Tahoma"/>
            <w:color w:val="365F91" w:themeColor="accent1" w:themeShade="bf"/>
            <w:sz w:val="22"/>
            <w:szCs w:val="22"/>
          </w:rPr>
          <w:delText>requisitos cumulativamente:</w:delText>
        </w:r>
      </w:del>
      <w:ins w:id="53" w:author="Claude (revisão)" w:date="2026-10-01T20:00:00Z">
        <w:r>
          <w:rPr>
            <w:rFonts w:eastAsia="Open Sans" w:cs="Open Sans" w:ascii="Tahoma" w:hAnsi="Tahoma"/>
            <w:color w:val="365F91" w:themeColor="accent1" w:themeShade="bf"/>
            <w:sz w:val="22"/>
            <w:szCs w:val="22"/>
          </w:rPr>
          <w:t>requisitos:</w:t>
        </w:r>
      </w:ins>
      <w:r>
        <w:rPr>
          <w:rFonts w:eastAsia="Open Sans" w:cs="Open Sans" w:ascii="Tahoma" w:hAnsi="Tahoma"/>
          <w:color w:val="365F91" w:themeColor="accent1" w:themeShade="bf"/>
          <w:sz w:val="22"/>
          <w:szCs w:val="22"/>
        </w:rPr>
        <w:t xml:space="preserve"> (i) inscrição</w:t>
      </w:r>
      <w:del w:id="54" w:author="Claude (revisão)" w:date="2026-10-01T20:00:00Z">
        <w:r>
          <w:rPr>
            <w:rFonts w:eastAsia="Open Sans" w:cs="Open Sans" w:ascii="Tahoma" w:hAnsi="Tahoma"/>
            <w:color w:val="365F91" w:themeColor="accent1" w:themeShade="bf"/>
            <w:sz w:val="22"/>
            <w:szCs w:val="22"/>
          </w:rPr>
          <w:delText xml:space="preserve"> atualizada</w:delText>
        </w:r>
      </w:del>
      <w:r>
        <w:rPr>
          <w:rFonts w:eastAsia="Open Sans" w:cs="Open Sans" w:ascii="Tahoma" w:hAnsi="Tahoma"/>
          <w:color w:val="365F91" w:themeColor="accent1" w:themeShade="bf"/>
          <w:sz w:val="22"/>
          <w:szCs w:val="22"/>
        </w:rPr>
        <w:t xml:space="preserve"> no Cadastro Único (CadÚnico); e (ii) renda familiar </w:t>
      </w:r>
      <w:r>
        <w:rPr>
          <w:rFonts w:eastAsia="Open Sans" w:cs="Open Sans" w:ascii="Tahoma" w:hAnsi="Tahoma"/>
          <w:i/>
          <w:iCs/>
          <w:color w:val="365F91" w:themeColor="accent1" w:themeShade="bf"/>
          <w:sz w:val="22"/>
          <w:szCs w:val="22"/>
        </w:rPr>
        <w:t>per capita</w:t>
      </w:r>
      <w:r>
        <w:rPr>
          <w:rFonts w:eastAsia="Open Sans" w:cs="Open Sans" w:ascii="Tahoma" w:hAnsi="Tahoma"/>
          <w:color w:val="365F91" w:themeColor="accent1" w:themeShade="bf"/>
          <w:sz w:val="22"/>
          <w:szCs w:val="22"/>
        </w:rPr>
        <w:t xml:space="preserve"> mensal igual ou inferior </w:t>
      </w:r>
      <w:del w:id="55" w:author="Claude (revisão)" w:date="2026-10-01T20:00:00Z">
        <w:r>
          <w:rPr>
            <w:rFonts w:eastAsia="Open Sans" w:cs="Open Sans" w:ascii="Tahoma" w:hAnsi="Tahoma"/>
            <w:color w:val="365F91" w:themeColor="accent1" w:themeShade="bf"/>
            <w:sz w:val="22"/>
            <w:szCs w:val="22"/>
          </w:rPr>
          <w:delText>à</w:delText>
        </w:r>
      </w:del>
      <w:ins w:id="56" w:author="Claude (revisão)" w:date="2026-10-01T20:00:00Z">
        <w:r>
          <w:rPr>
            <w:rFonts w:eastAsia="Open Sans" w:cs="Open Sans" w:ascii="Tahoma" w:hAnsi="Tahoma"/>
            <w:color w:val="365F91" w:themeColor="accent1" w:themeShade="bf"/>
            <w:sz w:val="22"/>
            <w:szCs w:val="22"/>
          </w:rPr>
          <w:t>a</w:t>
        </w:r>
      </w:ins>
      <w:r>
        <w:rPr>
          <w:rFonts w:eastAsia="Open Sans" w:cs="Open Sans" w:ascii="Tahoma" w:hAnsi="Tahoma"/>
          <w:color w:val="365F91" w:themeColor="accent1" w:themeShade="bf"/>
          <w:sz w:val="22"/>
          <w:szCs w:val="22"/>
        </w:rPr>
        <w:t xml:space="preserve"> R$ 218,00 (duzentos e dezoito reais). </w:t>
      </w:r>
    </w:p>
    <w:p>
      <w:pPr>
        <w:pStyle w:val="Normal"/>
        <w:widowControl w:val="false"/>
        <w:suppressAutoHyphens w:val="false"/>
        <w:bidi w:val="0"/>
        <w:spacing w:lineRule="auto" w:line="360" w:before="80" w:after="80"/>
        <w:ind w:left="0" w:right="567" w:firstLine="1134"/>
        <w:jc w:val="both"/>
        <w:rPr>
          <w:rFonts w:ascii="Tahoma" w:hAnsi="Tahoma"/>
          <w:sz w:val="22"/>
          <w:szCs w:val="22"/>
        </w:rPr>
      </w:pPr>
      <w:r>
        <w:rPr>
          <w:rFonts w:eastAsia="Open Sans" w:cs="Open Sans" w:ascii="Tahoma" w:hAnsi="Tahoma"/>
          <w:color w:val="365F91" w:themeColor="accent1" w:themeShade="bf"/>
          <w:sz w:val="22"/>
          <w:szCs w:val="22"/>
        </w:rPr>
        <w:t xml:space="preserve">No caso concreto, </w:t>
      </w:r>
      <w:r>
        <w:rPr>
          <w:rFonts w:eastAsia="Open Sans" w:cs="Open Sans" w:ascii="Tahoma" w:hAnsi="Tahoma"/>
          <w:b/>
          <w:bCs/>
          <w:color w:val="365F91" w:themeColor="accent1" w:themeShade="bf"/>
          <w:sz w:val="22"/>
          <w:szCs w:val="22"/>
        </w:rPr>
        <w:t>o/a autor/a satisfaz todos os requisitos legais</w:t>
      </w:r>
      <w:r>
        <w:rPr>
          <w:rFonts w:eastAsia="Open Sans" w:cs="Open Sans" w:ascii="Tahoma" w:hAnsi="Tahoma"/>
          <w:color w:val="365F91" w:themeColor="accent1" w:themeShade="bf"/>
          <w:sz w:val="22"/>
          <w:szCs w:val="22"/>
        </w:rPr>
        <w:t xml:space="preserve"> para </w:t>
      </w:r>
      <w:del w:id="57" w:author="Claude (revisão)" w:date="2026-10-01T20:00:00Z">
        <w:r>
          <w:rPr>
            <w:rFonts w:eastAsia="Open Sans" w:cs="Open Sans" w:ascii="Tahoma" w:hAnsi="Tahoma"/>
            <w:color w:val="365F91" w:themeColor="accent1" w:themeShade="bf"/>
            <w:sz w:val="22"/>
            <w:szCs w:val="22"/>
          </w:rPr>
          <w:delText>a</w:delText>
        </w:r>
      </w:del>
      <w:ins w:id="58" w:author="Claude (revisão)" w:date="2026-10-01T20:00:00Z">
        <w:r>
          <w:rPr>
            <w:rFonts w:eastAsia="Open Sans" w:cs="Open Sans" w:ascii="Tahoma" w:hAnsi="Tahoma"/>
            <w:color w:val="365F91" w:themeColor="accent1" w:themeShade="bf"/>
            <w:sz w:val="22"/>
            <w:szCs w:val="22"/>
          </w:rPr>
          <w:t>o</w:t>
        </w:r>
      </w:ins>
      <w:r>
        <w:rPr>
          <w:rFonts w:eastAsia="Open Sans" w:cs="Open Sans" w:ascii="Tahoma" w:hAnsi="Tahoma"/>
          <w:color w:val="365F91" w:themeColor="accent1" w:themeShade="bf"/>
          <w:sz w:val="22"/>
          <w:szCs w:val="22"/>
        </w:rPr>
        <w:t xml:space="preserve"> </w:t>
      </w:r>
      <w:del w:id="59" w:author="Claude (revisão)" w:date="2026-10-01T20:00:00Z">
        <w:r>
          <w:rPr>
            <w:rFonts w:eastAsia="Open Sans" w:cs="Open Sans" w:ascii="Tahoma" w:hAnsi="Tahoma"/>
            <w:color w:val="365F91" w:themeColor="accent1" w:themeShade="bf"/>
            <w:sz w:val="22"/>
            <w:szCs w:val="22"/>
          </w:rPr>
          <w:delText>inclusão</w:delText>
        </w:r>
      </w:del>
      <w:ins w:id="60" w:author="Claude (revisão)" w:date="2026-10-01T20:00:00Z">
        <w:r>
          <w:rPr>
            <w:rFonts w:eastAsia="Open Sans" w:cs="Open Sans" w:ascii="Tahoma" w:hAnsi="Tahoma"/>
            <w:color w:val="365F91" w:themeColor="accent1" w:themeShade="bf"/>
            <w:sz w:val="22"/>
            <w:szCs w:val="22"/>
          </w:rPr>
          <w:t>ingresso</w:t>
        </w:r>
      </w:ins>
      <w:r>
        <w:rPr>
          <w:rFonts w:eastAsia="Open Sans" w:cs="Open Sans" w:ascii="Tahoma" w:hAnsi="Tahoma"/>
          <w:color w:val="365F91" w:themeColor="accent1" w:themeShade="bf"/>
          <w:sz w:val="22"/>
          <w:szCs w:val="22"/>
        </w:rPr>
        <w:t xml:space="preserve">/reingresso no </w:t>
      </w:r>
      <w:del w:id="61" w:author="Claude (revisão)" w:date="2026-10-01T20:00:00Z">
        <w:r>
          <w:rPr>
            <w:rFonts w:eastAsia="Open Sans" w:cs="Open Sans" w:ascii="Tahoma" w:hAnsi="Tahoma"/>
            <w:color w:val="365F91" w:themeColor="accent1" w:themeShade="bf"/>
            <w:sz w:val="22"/>
            <w:szCs w:val="22"/>
          </w:rPr>
          <w:delText>Programa</w:delText>
        </w:r>
      </w:del>
      <w:ins w:id="62" w:author="Claude (revisão)" w:date="2026-10-01T20:00:00Z">
        <w:r>
          <w:rPr>
            <w:rFonts w:eastAsia="Open Sans" w:cs="Open Sans" w:ascii="Tahoma" w:hAnsi="Tahoma"/>
            <w:color w:val="365F91" w:themeColor="accent1" w:themeShade="bf"/>
            <w:sz w:val="22"/>
            <w:szCs w:val="22"/>
          </w:rPr>
          <w:t>Programa,</w:t>
        </w:r>
      </w:ins>
      <w:r>
        <w:rPr>
          <w:rFonts w:eastAsia="Open Sans" w:cs="Open Sans" w:ascii="Tahoma" w:hAnsi="Tahoma"/>
          <w:color w:val="365F91" w:themeColor="accent1" w:themeShade="bf"/>
          <w:sz w:val="22"/>
          <w:szCs w:val="22"/>
        </w:rPr>
        <w:t xml:space="preserve"> </w:t>
      </w:r>
      <w:del w:id="63" w:author="Claude (revisão)" w:date="2026-10-01T20:00:00Z">
        <w:r>
          <w:rPr>
            <w:rFonts w:eastAsia="Open Sans" w:cs="Open Sans" w:ascii="Tahoma" w:hAnsi="Tahoma"/>
            <w:color w:val="365F91" w:themeColor="accent1" w:themeShade="bf"/>
            <w:sz w:val="22"/>
            <w:szCs w:val="22"/>
          </w:rPr>
          <w:delText>Bolsa</w:delText>
        </w:r>
      </w:del>
      <w:ins w:id="64" w:author="Claude (revisão)" w:date="2026-10-01T20:00:00Z">
        <w:r>
          <w:rPr>
            <w:rFonts w:eastAsia="Open Sans" w:cs="Open Sans" w:ascii="Tahoma" w:hAnsi="Tahoma"/>
            <w:b/>
            <w:bCs/>
            <w:color w:val="365F91" w:themeColor="accent1" w:themeShade="bf"/>
            <w:sz w:val="22"/>
            <w:szCs w:val="22"/>
            <w:u w:val="single"/>
          </w:rPr>
          <w:t>conforme</w:t>
        </w:r>
      </w:ins>
      <w:r>
        <w:rPr>
          <w:rFonts w:eastAsia="Open Sans" w:cs="Open Sans" w:ascii="Tahoma" w:hAnsi="Tahoma"/>
          <w:b/>
          <w:bCs/>
          <w:color w:val="365F91" w:themeColor="accent1" w:themeShade="bf"/>
          <w:sz w:val="22"/>
          <w:szCs w:val="22"/>
          <w:u w:val="single"/>
        </w:rPr>
        <w:t xml:space="preserve"> </w:t>
      </w:r>
      <w:del w:id="65" w:author="Claude (revisão)" w:date="2026-10-01T20:00:00Z">
        <w:r>
          <w:rPr>
            <w:rFonts w:eastAsia="Open Sans" w:cs="Open Sans" w:ascii="Tahoma" w:hAnsi="Tahoma"/>
            <w:b/>
            <w:bCs/>
            <w:color w:val="365F91" w:themeColor="accent1" w:themeShade="bf"/>
            <w:sz w:val="22"/>
            <w:szCs w:val="22"/>
            <w:u w:val="single"/>
          </w:rPr>
          <w:delText>Família, consoante</w:delText>
        </w:r>
      </w:del>
      <w:ins w:id="66" w:author="Claude (revisão)" w:date="2026-10-01T20:00:00Z">
        <w:r>
          <w:rPr>
            <w:rFonts w:eastAsia="Open Sans" w:cs="Open Sans" w:ascii="Tahoma" w:hAnsi="Tahoma"/>
            <w:b/>
            <w:bCs/>
            <w:color w:val="365F91" w:themeColor="accent1" w:themeShade="bf"/>
            <w:sz w:val="22"/>
            <w:szCs w:val="22"/>
            <w:u w:val="single"/>
          </w:rPr>
          <w:t>os</w:t>
        </w:r>
      </w:ins>
      <w:r>
        <w:rPr>
          <w:rFonts w:eastAsia="Open Sans" w:cs="Open Sans" w:ascii="Tahoma" w:hAnsi="Tahoma"/>
          <w:b/>
          <w:bCs/>
          <w:color w:val="365F91" w:themeColor="accent1" w:themeShade="bf"/>
          <w:sz w:val="22"/>
          <w:szCs w:val="22"/>
          <w:u w:val="single"/>
        </w:rPr>
        <w:t xml:space="preserve"> documentos comprobatórios em anexo</w:t>
      </w:r>
      <w:r>
        <w:rPr>
          <w:rFonts w:eastAsia="Open Sans" w:cs="Open Sans" w:ascii="Tahoma" w:hAnsi="Tahoma"/>
          <w:color w:val="365F91" w:themeColor="accent1" w:themeShade="bf"/>
          <w:sz w:val="22"/>
          <w:szCs w:val="22"/>
        </w:rPr>
        <w:t>:</w:t>
      </w:r>
    </w:p>
    <w:p>
      <w:pPr>
        <w:pStyle w:val="Normal"/>
        <w:numPr>
          <w:ilvl w:val="0"/>
          <w:numId w:val="1"/>
        </w:numPr>
        <w:spacing w:lineRule="auto" w:line="360" w:before="80" w:after="80"/>
        <w:ind w:left="0" w:right="569" w:hanging="0"/>
        <w:jc w:val="both"/>
        <w:rPr>
          <w:rFonts w:ascii="Tahoma" w:hAnsi="Tahoma"/>
          <w:sz w:val="22"/>
          <w:szCs w:val="22"/>
        </w:rPr>
      </w:pPr>
      <w:del w:id="67" w:author="Claude (revisão)" w:date="2026-10-01T20:00:00Z">
        <w:r>
          <w:rPr>
            <w:rFonts w:eastAsia="Open Sans" w:cs="Open Sans" w:ascii="Tahoma" w:hAnsi="Tahoma"/>
            <w:b/>
            <w:bCs/>
            <w:color w:val="365F91" w:themeColor="accent1" w:themeShade="bf"/>
            <w:sz w:val="22"/>
            <w:szCs w:val="22"/>
          </w:rPr>
          <w:delText>Cadastro</w:delText>
        </w:r>
      </w:del>
      <w:ins w:id="68" w:author="Claude (revisão)" w:date="2026-10-01T20:00:00Z">
        <w:r>
          <w:rPr>
            <w:rFonts w:eastAsia="Open Sans" w:cs="Open Sans" w:ascii="Tahoma" w:hAnsi="Tahoma"/>
            <w:b/>
            <w:bCs/>
            <w:color w:val="365F91" w:themeColor="accent1" w:themeShade="bf"/>
            <w:sz w:val="22"/>
            <w:szCs w:val="22"/>
          </w:rPr>
          <w:t>Inscrição</w:t>
        </w:r>
      </w:ins>
      <w:r>
        <w:rPr>
          <w:rFonts w:eastAsia="Open Sans" w:cs="Open Sans" w:ascii="Tahoma" w:hAnsi="Tahoma"/>
          <w:b/>
          <w:bCs/>
          <w:color w:val="365F91" w:themeColor="accent1" w:themeShade="bf"/>
          <w:sz w:val="22"/>
          <w:szCs w:val="22"/>
        </w:rPr>
        <w:t xml:space="preserve"> no CadÚnico como grupo familiar </w:t>
      </w:r>
      <w:del w:id="69" w:author="Claude (revisão)" w:date="2026-10-01T20:00:00Z">
        <w:r>
          <w:rPr>
            <w:rFonts w:eastAsia="Open Sans" w:cs="Open Sans" w:ascii="Tahoma" w:hAnsi="Tahoma"/>
            <w:b/>
            <w:bCs/>
            <w:color w:val="365F91" w:themeColor="accent1" w:themeShade="bf"/>
            <w:sz w:val="22"/>
            <w:szCs w:val="22"/>
          </w:rPr>
          <w:delText>unipessoal</w:delText>
        </w:r>
      </w:del>
      <w:ins w:id="70" w:author="Claude (revisão)" w:date="2026-10-01T20:00:00Z">
        <w:r>
          <w:rPr>
            <w:rFonts w:eastAsia="Open Sans" w:cs="Open Sans" w:ascii="Tahoma" w:hAnsi="Tahoma"/>
            <w:b/>
            <w:bCs/>
            <w:color w:val="365F91" w:themeColor="accent1" w:themeShade="bf"/>
            <w:sz w:val="22"/>
            <w:szCs w:val="22"/>
          </w:rPr>
          <w:t>unipessoal,</w:t>
        </w:r>
      </w:ins>
      <w:r>
        <w:rPr>
          <w:rFonts w:eastAsia="Open Sans" w:cs="Open Sans" w:ascii="Tahoma" w:hAnsi="Tahoma"/>
          <w:b/>
          <w:bCs/>
          <w:color w:val="365F91" w:themeColor="accent1" w:themeShade="bf"/>
          <w:sz w:val="22"/>
          <w:szCs w:val="22"/>
        </w:rPr>
        <w:t xml:space="preserve"> </w:t>
      </w:r>
      <w:del w:id="71" w:author="Claude (revisão)" w:date="2026-10-01T20:00:00Z">
        <w:r>
          <w:rPr>
            <w:rFonts w:eastAsia="Open Sans" w:cs="Open Sans" w:ascii="Tahoma" w:hAnsi="Tahoma"/>
            <w:b/>
            <w:bCs/>
            <w:color w:val="365F91" w:themeColor="accent1" w:themeShade="bf"/>
            <w:sz w:val="22"/>
            <w:szCs w:val="22"/>
          </w:rPr>
          <w:delText>atualizado</w:delText>
        </w:r>
      </w:del>
      <w:ins w:id="72" w:author="Claude (revisão)" w:date="2026-10-01T20:00:00Z">
        <w:r>
          <w:rPr>
            <w:rFonts w:eastAsia="Open Sans" w:cs="Open Sans" w:ascii="Tahoma" w:hAnsi="Tahoma"/>
            <w:b/>
            <w:bCs/>
            <w:color w:val="365F91" w:themeColor="accent1" w:themeShade="bf"/>
            <w:sz w:val="22"/>
            <w:szCs w:val="22"/>
          </w:rPr>
          <w:t>atualizada</w:t>
        </w:r>
      </w:ins>
      <w:r>
        <w:rPr>
          <w:rFonts w:eastAsia="Open Sans" w:cs="Open Sans" w:ascii="Tahoma" w:hAnsi="Tahoma"/>
          <w:b/>
          <w:bCs/>
          <w:color w:val="365F91" w:themeColor="accent1" w:themeShade="bf"/>
          <w:sz w:val="22"/>
          <w:szCs w:val="22"/>
        </w:rPr>
        <w:t xml:space="preserve"> em </w:t>
      </w:r>
      <w:del w:id="73" w:author="Claude (revisão)" w:date="2026-10-01T20:00:00Z">
        <w:r>
          <w:rPr>
            <w:rFonts w:eastAsia="Open Sans" w:cs="Open Sans" w:ascii="Tahoma" w:hAnsi="Tahoma"/>
            <w:b/>
            <w:bCs/>
            <w:color w:val="365F91" w:themeColor="accent1" w:themeShade="bf"/>
            <w:sz w:val="22"/>
            <w:szCs w:val="22"/>
          </w:rPr>
          <w:delText xml:space="preserve">_____; </w:delText>
        </w:r>
      </w:del>
      <w:ins w:id="74" w:author="Claude (revisão)" w:date="2026-10-01T20:00:00Z">
        <w:r>
          <w:rPr>
            <w:rFonts w:eastAsia="Open Sans" w:cs="Open Sans" w:ascii="Tahoma" w:hAnsi="Tahoma"/>
            <w:b/>
            <w:bCs/>
            <w:color w:val="365F91" w:themeColor="accent1" w:themeShade="bf"/>
            <w:sz w:val="22"/>
            <w:szCs w:val="22"/>
          </w:rPr>
          <w:t>______;</w:t>
        </w:r>
      </w:ins>
    </w:p>
    <w:p>
      <w:pPr>
        <w:pStyle w:val="Normal"/>
        <w:numPr>
          <w:ilvl w:val="0"/>
          <w:numId w:val="1"/>
        </w:numPr>
        <w:spacing w:lineRule="auto" w:line="360" w:before="80" w:after="80"/>
        <w:ind w:left="0" w:right="569" w:hanging="0"/>
        <w:jc w:val="both"/>
        <w:rPr>
          <w:rFonts w:ascii="Tahoma" w:hAnsi="Tahoma"/>
          <w:sz w:val="22"/>
          <w:szCs w:val="22"/>
        </w:rPr>
      </w:pPr>
      <w:r>
        <w:rPr>
          <w:rFonts w:eastAsia="Open Sans" w:cs="Open Sans" w:ascii="Tahoma" w:hAnsi="Tahoma"/>
          <w:b/>
          <w:bCs/>
          <w:color w:val="365F91" w:themeColor="accent1" w:themeShade="bf"/>
          <w:sz w:val="22"/>
          <w:szCs w:val="22"/>
        </w:rPr>
        <w:t>Comprovação de renda</w:t>
      </w:r>
      <w:ins w:id="75" w:author="Claude (revisão)" w:date="2026-10-01T20:00:00Z">
        <w:r>
          <w:rPr>
            <w:rFonts w:eastAsia="Open Sans" w:cs="Open Sans" w:ascii="Tahoma" w:hAnsi="Tahoma"/>
            <w:b/>
            <w:bCs/>
            <w:color w:val="365F91" w:themeColor="accent1" w:themeShade="bf"/>
            <w:sz w:val="22"/>
            <w:szCs w:val="22"/>
          </w:rPr>
          <w:t xml:space="preserve"> familiar </w:t>
        </w:r>
      </w:ins>
      <w:ins w:id="76" w:author="Claude (revisão)" w:date="2026-10-01T20:00:00Z">
        <w:r>
          <w:rPr>
            <w:rFonts w:eastAsia="Open Sans" w:cs="Open Sans" w:ascii="Tahoma" w:hAnsi="Tahoma"/>
            <w:b/>
            <w:bCs/>
            <w:i/>
            <w:iCs/>
            <w:color w:val="365F91" w:themeColor="accent1" w:themeShade="bf"/>
            <w:sz w:val="22"/>
            <w:szCs w:val="22"/>
          </w:rPr>
          <w:t>per capita</w:t>
        </w:r>
      </w:ins>
      <w:r>
        <w:rPr>
          <w:rFonts w:eastAsia="Open Sans" w:cs="Open Sans" w:ascii="Tahoma" w:hAnsi="Tahoma"/>
          <w:b/>
          <w:bCs/>
          <w:color w:val="365F91" w:themeColor="accent1" w:themeShade="bf"/>
          <w:sz w:val="22"/>
          <w:szCs w:val="22"/>
        </w:rPr>
        <w:t xml:space="preserve"> mensal de R$ </w:t>
      </w:r>
      <w:del w:id="77" w:author="Claude (revisão)" w:date="2026-10-01T20:00:00Z">
        <w:r>
          <w:rPr>
            <w:rFonts w:eastAsia="Open Sans" w:cs="Open Sans" w:ascii="Tahoma" w:hAnsi="Tahoma"/>
            <w:b/>
            <w:bCs/>
            <w:color w:val="365F91" w:themeColor="accent1" w:themeShade="bf"/>
            <w:sz w:val="22"/>
            <w:szCs w:val="22"/>
          </w:rPr>
          <w:delText>___;</w:delText>
        </w:r>
      </w:del>
      <w:ins w:id="78" w:author="Claude (revisão)" w:date="2026-10-01T20:00:00Z">
        <w:r>
          <w:rPr>
            <w:rFonts w:eastAsia="Open Sans" w:cs="Open Sans" w:ascii="Tahoma" w:hAnsi="Tahoma"/>
            <w:b/>
            <w:bCs/>
            <w:color w:val="365F91" w:themeColor="accent1" w:themeShade="bf"/>
            <w:sz w:val="22"/>
            <w:szCs w:val="22"/>
          </w:rPr>
          <w:t>______;</w:t>
        </w:r>
      </w:ins>
    </w:p>
    <w:p>
      <w:pPr>
        <w:pStyle w:val="Normal"/>
        <w:numPr>
          <w:ilvl w:val="0"/>
          <w:numId w:val="1"/>
        </w:numPr>
        <w:spacing w:lineRule="auto" w:line="360" w:before="80" w:after="80"/>
        <w:ind w:left="0" w:right="569" w:hanging="0"/>
        <w:jc w:val="both"/>
        <w:rPr>
          <w:rFonts w:ascii="Tahoma" w:hAnsi="Tahoma"/>
          <w:sz w:val="22"/>
          <w:szCs w:val="22"/>
        </w:rPr>
      </w:pPr>
      <w:r>
        <w:rPr>
          <w:rFonts w:eastAsia="Open Sans" w:cs="Open Sans" w:ascii="Tahoma" w:hAnsi="Tahoma"/>
          <w:b/>
          <w:bCs/>
          <w:color w:val="365F91" w:themeColor="accent1" w:themeShade="bf"/>
          <w:sz w:val="22"/>
          <w:szCs w:val="22"/>
        </w:rPr>
        <w:t xml:space="preserve">Procedimentos de </w:t>
      </w:r>
      <w:del w:id="79" w:author="Claude (revisão)" w:date="2026-10-01T20:00:00Z">
        <w:r>
          <w:rPr>
            <w:rFonts w:eastAsia="Open Sans" w:cs="Open Sans" w:ascii="Tahoma" w:hAnsi="Tahoma"/>
            <w:b/>
            <w:bCs/>
            <w:color w:val="365F91" w:themeColor="accent1" w:themeShade="bf"/>
            <w:sz w:val="22"/>
            <w:szCs w:val="22"/>
          </w:rPr>
          <w:delText>Atualização</w:delText>
        </w:r>
      </w:del>
      <w:ins w:id="80" w:author="Claude (revisão)" w:date="2026-10-01T20:00:00Z">
        <w:r>
          <w:rPr>
            <w:rFonts w:eastAsia="Open Sans" w:cs="Open Sans" w:ascii="Tahoma" w:hAnsi="Tahoma"/>
            <w:b/>
            <w:bCs/>
            <w:color w:val="365F91" w:themeColor="accent1" w:themeShade="bf"/>
            <w:sz w:val="22"/>
            <w:szCs w:val="22"/>
          </w:rPr>
          <w:t>atualização cadastral realizados</w:t>
        </w:r>
      </w:ins>
      <w:r>
        <w:rPr>
          <w:rFonts w:eastAsia="Open Sans" w:cs="Open Sans" w:ascii="Tahoma" w:hAnsi="Tahoma"/>
          <w:b/>
          <w:bCs/>
          <w:color w:val="365F91" w:themeColor="accent1" w:themeShade="bf"/>
          <w:sz w:val="22"/>
          <w:szCs w:val="22"/>
        </w:rPr>
        <w:t xml:space="preserve"> junto à Prefeitura;</w:t>
      </w:r>
      <w:del w:id="81" w:author="Claude (revisão)" w:date="2026-10-01T20:00:00Z">
        <w:r>
          <w:rPr>
            <w:rFonts w:eastAsia="Open Sans" w:cs="Open Sans" w:ascii="Tahoma" w:hAnsi="Tahoma"/>
            <w:b/>
            <w:bCs/>
            <w:color w:val="365F91" w:themeColor="accent1" w:themeShade="bf"/>
            <w:sz w:val="22"/>
            <w:szCs w:val="22"/>
          </w:rPr>
          <w:delText xml:space="preserve"> </w:delText>
        </w:r>
      </w:del>
    </w:p>
    <w:p>
      <w:pPr>
        <w:pStyle w:val="Normal"/>
        <w:numPr>
          <w:ilvl w:val="0"/>
          <w:numId w:val="1"/>
        </w:numPr>
        <w:spacing w:lineRule="auto" w:line="360" w:before="80" w:after="80"/>
        <w:ind w:left="0" w:right="569" w:hanging="0"/>
        <w:jc w:val="both"/>
        <w:rPr>
          <w:rFonts w:ascii="Tahoma" w:hAnsi="Tahoma"/>
          <w:sz w:val="22"/>
          <w:szCs w:val="22"/>
        </w:rPr>
      </w:pPr>
      <w:r>
        <w:rPr>
          <w:rFonts w:eastAsia="Open Sans" w:cs="Open Sans" w:ascii="Tahoma" w:hAnsi="Tahoma"/>
          <w:b/>
          <w:bCs/>
          <w:color w:val="365F91" w:themeColor="accent1" w:themeShade="bf"/>
          <w:sz w:val="22"/>
          <w:szCs w:val="22"/>
        </w:rPr>
        <w:t xml:space="preserve">Declaração de </w:t>
      </w:r>
      <w:del w:id="82" w:author="Claude (revisão)" w:date="2026-10-01T20:00:00Z">
        <w:r>
          <w:rPr>
            <w:rFonts w:eastAsia="Open Sans" w:cs="Open Sans" w:ascii="Tahoma" w:hAnsi="Tahoma"/>
            <w:b/>
            <w:bCs/>
            <w:color w:val="365F91" w:themeColor="accent1" w:themeShade="bf"/>
            <w:sz w:val="22"/>
            <w:szCs w:val="22"/>
          </w:rPr>
          <w:delText>Renda</w:delText>
        </w:r>
      </w:del>
      <w:ins w:id="83" w:author="Claude (revisão)" w:date="2026-10-01T20:00:00Z">
        <w:r>
          <w:rPr>
            <w:rFonts w:eastAsia="Open Sans" w:cs="Open Sans" w:ascii="Tahoma" w:hAnsi="Tahoma"/>
            <w:b/>
            <w:bCs/>
            <w:color w:val="365F91" w:themeColor="accent1" w:themeShade="bf"/>
            <w:sz w:val="22"/>
            <w:szCs w:val="22"/>
          </w:rPr>
          <w:t>renda</w:t>
        </w:r>
      </w:ins>
      <w:r>
        <w:rPr>
          <w:rFonts w:eastAsia="Open Sans" w:cs="Open Sans" w:ascii="Tahoma" w:hAnsi="Tahoma"/>
          <w:b/>
          <w:bCs/>
          <w:color w:val="365F91" w:themeColor="accent1" w:themeShade="bf"/>
          <w:sz w:val="22"/>
          <w:szCs w:val="22"/>
        </w:rPr>
        <w:t xml:space="preserve"> e </w:t>
      </w:r>
      <w:del w:id="84" w:author="Claude (revisão)" w:date="2026-10-01T20:00:00Z">
        <w:r>
          <w:rPr>
            <w:rFonts w:eastAsia="Open Sans" w:cs="Open Sans" w:ascii="Tahoma" w:hAnsi="Tahoma"/>
            <w:b/>
            <w:bCs/>
            <w:color w:val="365F91" w:themeColor="accent1" w:themeShade="bf"/>
            <w:sz w:val="22"/>
            <w:szCs w:val="22"/>
          </w:rPr>
          <w:delText>Composição</w:delText>
        </w:r>
      </w:del>
      <w:ins w:id="85" w:author="Claude (revisão)" w:date="2026-10-01T20:00:00Z">
        <w:r>
          <w:rPr>
            <w:rFonts w:eastAsia="Open Sans" w:cs="Open Sans" w:ascii="Tahoma" w:hAnsi="Tahoma"/>
            <w:b/>
            <w:bCs/>
            <w:color w:val="365F91" w:themeColor="accent1" w:themeShade="bf"/>
            <w:sz w:val="22"/>
            <w:szCs w:val="22"/>
          </w:rPr>
          <w:t>composição</w:t>
        </w:r>
      </w:ins>
      <w:r>
        <w:rPr>
          <w:rFonts w:eastAsia="Open Sans" w:cs="Open Sans" w:ascii="Tahoma" w:hAnsi="Tahoma"/>
          <w:b/>
          <w:bCs/>
          <w:color w:val="365F91" w:themeColor="accent1" w:themeShade="bf"/>
          <w:sz w:val="22"/>
          <w:szCs w:val="22"/>
        </w:rPr>
        <w:t xml:space="preserve"> </w:t>
      </w:r>
      <w:del w:id="86" w:author="Claude (revisão)" w:date="2026-10-01T20:00:00Z">
        <w:r>
          <w:rPr>
            <w:rFonts w:eastAsia="Open Sans" w:cs="Open Sans" w:ascii="Tahoma" w:hAnsi="Tahoma"/>
            <w:b/>
            <w:bCs/>
            <w:color w:val="365F91" w:themeColor="accent1" w:themeShade="bf"/>
            <w:sz w:val="22"/>
            <w:szCs w:val="22"/>
          </w:rPr>
          <w:delText>Familiar.</w:delText>
        </w:r>
      </w:del>
      <w:ins w:id="87" w:author="Claude (revisão)" w:date="2026-10-01T20:00:00Z">
        <w:r>
          <w:rPr>
            <w:rFonts w:eastAsia="Open Sans" w:cs="Open Sans" w:ascii="Tahoma" w:hAnsi="Tahoma"/>
            <w:b/>
            <w:bCs/>
            <w:color w:val="365F91" w:themeColor="accent1" w:themeShade="bf"/>
            <w:sz w:val="22"/>
            <w:szCs w:val="22"/>
          </w:rPr>
          <w:t>familiar.</w:t>
        </w:r>
      </w:ins>
    </w:p>
    <w:p>
      <w:pPr>
        <w:pStyle w:val="Normal"/>
        <w:widowControl w:val="false"/>
        <w:suppressAutoHyphens w:val="false"/>
        <w:bidi w:val="0"/>
        <w:spacing w:lineRule="auto" w:line="360" w:before="80" w:after="80"/>
        <w:ind w:left="0" w:right="567" w:firstLine="1134"/>
        <w:jc w:val="both"/>
        <w:rPr>
          <w:rFonts w:ascii="Tahoma" w:hAnsi="Tahoma"/>
          <w:sz w:val="22"/>
          <w:szCs w:val="22"/>
          <w:del w:id="89" w:author="Claude (revisão)" w:date="2026-10-01T20:00:00Z"/>
        </w:rPr>
      </w:pPr>
      <w:del w:id="88" w:author="Claude (revisão)" w:date="2026-10-01T20:00:00Z">
        <w:r>
          <w:rPr/>
        </w:r>
      </w:del>
    </w:p>
    <w:p>
      <w:pPr>
        <w:pStyle w:val="Normal"/>
        <w:widowControl w:val="false"/>
        <w:suppressAutoHyphens w:val="false"/>
        <w:bidi w:val="0"/>
        <w:spacing w:lineRule="auto" w:line="360" w:before="80" w:after="80"/>
        <w:ind w:left="0" w:right="567" w:firstLine="1134"/>
        <w:jc w:val="both"/>
        <w:rPr>
          <w:rFonts w:ascii="Tahoma" w:hAnsi="Tahoma"/>
          <w:sz w:val="22"/>
          <w:szCs w:val="22"/>
        </w:rPr>
      </w:pPr>
      <w:r>
        <w:rPr>
          <w:rFonts w:eastAsia="Open Sans" w:cs="Open Sans" w:ascii="Tahoma" w:hAnsi="Tahoma"/>
          <w:color w:val="365F91" w:themeColor="accent1" w:themeShade="bf"/>
          <w:sz w:val="22"/>
          <w:szCs w:val="22"/>
        </w:rPr>
        <w:t xml:space="preserve">Entretanto, </w:t>
      </w:r>
      <w:del w:id="90" w:author="Claude (revisão)" w:date="2026-10-01T20:00:00Z">
        <w:r>
          <w:rPr>
            <w:rFonts w:eastAsia="Open Sans" w:cs="Open Sans" w:ascii="Tahoma" w:hAnsi="Tahoma"/>
            <w:color w:val="365F91" w:themeColor="accent1" w:themeShade="bf"/>
            <w:sz w:val="22"/>
            <w:szCs w:val="22"/>
          </w:rPr>
          <w:delText>mesmo</w:delText>
        </w:r>
      </w:del>
      <w:ins w:id="91" w:author="Claude (revisão)" w:date="2026-10-01T20:00:00Z">
        <w:r>
          <w:rPr>
            <w:rFonts w:eastAsia="Open Sans" w:cs="Open Sans" w:ascii="Tahoma" w:hAnsi="Tahoma"/>
            <w:color w:val="365F91" w:themeColor="accent1" w:themeShade="bf"/>
            <w:sz w:val="22"/>
            <w:szCs w:val="22"/>
          </w:rPr>
          <w:t>embora</w:t>
        </w:r>
      </w:ins>
      <w:r>
        <w:rPr>
          <w:rFonts w:eastAsia="Open Sans" w:cs="Open Sans" w:ascii="Tahoma" w:hAnsi="Tahoma"/>
          <w:color w:val="365F91" w:themeColor="accent1" w:themeShade="bf"/>
          <w:sz w:val="22"/>
          <w:szCs w:val="22"/>
        </w:rPr>
        <w:t xml:space="preserve"> </w:t>
      </w:r>
      <w:del w:id="92" w:author="Claude (revisão)" w:date="2026-10-01T20:00:00Z">
        <w:r>
          <w:rPr>
            <w:rFonts w:eastAsia="Open Sans" w:cs="Open Sans" w:ascii="Tahoma" w:hAnsi="Tahoma"/>
            <w:color w:val="365F91" w:themeColor="accent1" w:themeShade="bf"/>
            <w:sz w:val="22"/>
            <w:szCs w:val="22"/>
          </w:rPr>
          <w:delText>preenchendo</w:delText>
        </w:r>
      </w:del>
      <w:ins w:id="93" w:author="Claude (revisão)" w:date="2026-10-01T20:00:00Z">
        <w:r>
          <w:rPr>
            <w:rFonts w:eastAsia="Open Sans" w:cs="Open Sans" w:ascii="Tahoma" w:hAnsi="Tahoma"/>
            <w:color w:val="365F91" w:themeColor="accent1" w:themeShade="bf"/>
            <w:sz w:val="22"/>
            <w:szCs w:val="22"/>
          </w:rPr>
          <w:t>preencha</w:t>
        </w:r>
      </w:ins>
      <w:r>
        <w:rPr>
          <w:rFonts w:eastAsia="Open Sans" w:cs="Open Sans" w:ascii="Tahoma" w:hAnsi="Tahoma"/>
          <w:color w:val="365F91" w:themeColor="accent1" w:themeShade="bf"/>
          <w:sz w:val="22"/>
          <w:szCs w:val="22"/>
        </w:rPr>
        <w:t xml:space="preserve"> todos os requisitos de elegibilidade, o benefício não foi </w:t>
      </w:r>
      <w:del w:id="94" w:author="Claude (revisão)" w:date="2026-10-01T20:00:00Z">
        <w:r>
          <w:rPr>
            <w:rFonts w:eastAsia="Open Sans" w:cs="Open Sans" w:ascii="Tahoma" w:hAnsi="Tahoma"/>
            <w:color w:val="365F91" w:themeColor="accent1" w:themeShade="bf"/>
            <w:sz w:val="22"/>
            <w:szCs w:val="22"/>
          </w:rPr>
          <w:delText>(re)ativado,</w:delText>
        </w:r>
      </w:del>
      <w:ins w:id="95" w:author="Claude (revisão)" w:date="2026-10-01T20:00:00Z">
        <w:r>
          <w:rPr>
            <w:rFonts w:eastAsia="Open Sans" w:cs="Open Sans" w:ascii="Tahoma" w:hAnsi="Tahoma"/>
            <w:color w:val="365F91" w:themeColor="accent1" w:themeShade="bf"/>
            <w:sz w:val="22"/>
            <w:szCs w:val="22"/>
          </w:rPr>
          <w:t>(re)ativado</w:t>
        </w:r>
      </w:ins>
      <w:r>
        <w:rPr>
          <w:rFonts w:eastAsia="Open Sans" w:cs="Open Sans" w:ascii="Tahoma" w:hAnsi="Tahoma"/>
          <w:color w:val="365F91" w:themeColor="accent1" w:themeShade="bf"/>
          <w:sz w:val="22"/>
          <w:szCs w:val="22"/>
        </w:rPr>
        <w:t xml:space="preserve"> sob o argumento de que </w:t>
      </w:r>
      <w:r>
        <w:rPr>
          <w:rFonts w:eastAsia="Open Sans" w:cs="Open Sans" w:ascii="Tahoma" w:hAnsi="Tahoma"/>
          <w:color w:val="365F91" w:themeColor="accent1" w:themeShade="bf"/>
          <w:sz w:val="22"/>
          <w:szCs w:val="22"/>
          <w:u w:val="single"/>
        </w:rPr>
        <w:t xml:space="preserve">o Município em que reside alcançou o </w:t>
      </w:r>
      <w:del w:id="96" w:author="Claude (revisão)" w:date="2026-10-01T20:00:00Z">
        <w:r>
          <w:rPr>
            <w:rFonts w:eastAsia="Open Sans" w:cs="Open Sans" w:ascii="Tahoma" w:hAnsi="Tahoma"/>
            <w:color w:val="365F91" w:themeColor="accent1" w:themeShade="bf"/>
            <w:sz w:val="22"/>
            <w:szCs w:val="22"/>
            <w:u w:val="single"/>
          </w:rPr>
          <w:delText>patamar</w:delText>
        </w:r>
      </w:del>
      <w:ins w:id="97" w:author="Claude (revisão)" w:date="2026-10-01T20:00:00Z">
        <w:r>
          <w:rPr>
            <w:rFonts w:eastAsia="Open Sans" w:cs="Open Sans" w:ascii="Tahoma" w:hAnsi="Tahoma"/>
            <w:color w:val="365F91" w:themeColor="accent1" w:themeShade="bf"/>
            <w:sz w:val="22"/>
            <w:szCs w:val="22"/>
            <w:u w:val="single"/>
          </w:rPr>
          <w:t>limite</w:t>
        </w:r>
      </w:ins>
      <w:r>
        <w:rPr>
          <w:rFonts w:eastAsia="Open Sans" w:cs="Open Sans" w:ascii="Tahoma" w:hAnsi="Tahoma"/>
          <w:color w:val="365F91" w:themeColor="accent1" w:themeShade="bf"/>
          <w:sz w:val="22"/>
          <w:szCs w:val="22"/>
          <w:u w:val="single"/>
        </w:rPr>
        <w:t xml:space="preserve"> de 16% (dezesseis por cento) de </w:t>
      </w:r>
      <w:del w:id="98" w:author="Claude (revisão)" w:date="2026-10-01T20:00:00Z">
        <w:r>
          <w:rPr>
            <w:rFonts w:eastAsia="Open Sans" w:cs="Open Sans" w:ascii="Tahoma" w:hAnsi="Tahoma"/>
            <w:color w:val="365F91" w:themeColor="accent1" w:themeShade="bf"/>
            <w:sz w:val="22"/>
            <w:szCs w:val="22"/>
            <w:u w:val="single"/>
          </w:rPr>
          <w:delText>família</w:delText>
        </w:r>
      </w:del>
      <w:ins w:id="99" w:author="Claude (revisão)" w:date="2026-10-01T20:00:00Z">
        <w:r>
          <w:rPr>
            <w:rFonts w:eastAsia="Open Sans" w:cs="Open Sans" w:ascii="Tahoma" w:hAnsi="Tahoma"/>
            <w:color w:val="365F91" w:themeColor="accent1" w:themeShade="bf"/>
            <w:sz w:val="22"/>
            <w:szCs w:val="22"/>
            <w:u w:val="single"/>
          </w:rPr>
          <w:t>famílias</w:t>
        </w:r>
      </w:ins>
      <w:r>
        <w:rPr>
          <w:rFonts w:eastAsia="Open Sans" w:cs="Open Sans" w:ascii="Tahoma" w:hAnsi="Tahoma"/>
          <w:color w:val="365F91" w:themeColor="accent1" w:themeShade="bf"/>
          <w:sz w:val="22"/>
          <w:szCs w:val="22"/>
          <w:u w:val="single"/>
        </w:rPr>
        <w:t xml:space="preserve"> unipessoais</w:t>
      </w:r>
      <w:r>
        <w:rPr>
          <w:rFonts w:eastAsia="Open Sans" w:cs="Open Sans" w:ascii="Tahoma" w:hAnsi="Tahoma"/>
          <w:color w:val="365F91" w:themeColor="accent1" w:themeShade="bf"/>
          <w:sz w:val="22"/>
          <w:szCs w:val="22"/>
        </w:rPr>
        <w:t xml:space="preserve">, o que </w:t>
      </w:r>
      <w:del w:id="100" w:author="Claude (revisão)" w:date="2026-10-01T20:00:00Z">
        <w:r>
          <w:rPr>
            <w:rFonts w:eastAsia="Open Sans" w:cs="Open Sans" w:ascii="Tahoma" w:hAnsi="Tahoma"/>
            <w:color w:val="365F91" w:themeColor="accent1" w:themeShade="bf"/>
            <w:sz w:val="22"/>
            <w:szCs w:val="22"/>
          </w:rPr>
          <w:delText>impede</w:delText>
        </w:r>
      </w:del>
      <w:ins w:id="101" w:author="Claude (revisão)" w:date="2026-10-01T20:00:00Z">
        <w:r>
          <w:rPr>
            <w:rFonts w:eastAsia="Open Sans" w:cs="Open Sans" w:ascii="Tahoma" w:hAnsi="Tahoma"/>
            <w:color w:val="365F91" w:themeColor="accent1" w:themeShade="bf"/>
            <w:sz w:val="22"/>
            <w:szCs w:val="22"/>
          </w:rPr>
          <w:t>impediria</w:t>
        </w:r>
      </w:ins>
      <w:r>
        <w:rPr>
          <w:rFonts w:eastAsia="Open Sans" w:cs="Open Sans" w:ascii="Tahoma" w:hAnsi="Tahoma"/>
          <w:color w:val="365F91" w:themeColor="accent1" w:themeShade="bf"/>
          <w:sz w:val="22"/>
          <w:szCs w:val="22"/>
        </w:rPr>
        <w:t xml:space="preserve"> o ingresso de novas famílias </w:t>
      </w:r>
      <w:ins w:id="102" w:author="Claude (revisão)" w:date="2026-10-01T20:00:00Z">
        <w:r>
          <w:rPr>
            <w:rFonts w:eastAsia="Open Sans" w:cs="Open Sans" w:ascii="Tahoma" w:hAnsi="Tahoma"/>
            <w:color w:val="365F91" w:themeColor="accent1" w:themeShade="bf"/>
            <w:sz w:val="22"/>
            <w:szCs w:val="22"/>
          </w:rPr>
          <w:t xml:space="preserve">unipessoais </w:t>
        </w:r>
      </w:ins>
      <w:r>
        <w:rPr>
          <w:rFonts w:eastAsia="Open Sans" w:cs="Open Sans" w:ascii="Tahoma" w:hAnsi="Tahoma"/>
          <w:color w:val="365F91" w:themeColor="accent1" w:themeShade="bf"/>
          <w:sz w:val="22"/>
          <w:szCs w:val="22"/>
        </w:rPr>
        <w:t xml:space="preserve">no </w:t>
      </w:r>
      <w:del w:id="103" w:author="Claude (revisão)" w:date="2026-10-01T20:00:00Z">
        <w:r>
          <w:rPr>
            <w:rFonts w:eastAsia="Open Sans" w:cs="Open Sans" w:ascii="Tahoma" w:hAnsi="Tahoma"/>
            <w:color w:val="365F91" w:themeColor="accent1" w:themeShade="bf"/>
            <w:sz w:val="22"/>
            <w:szCs w:val="22"/>
          </w:rPr>
          <w:delText>PBF</w:delText>
        </w:r>
      </w:del>
      <w:ins w:id="104" w:author="Claude (revisão)" w:date="2026-10-01T20:00:00Z">
        <w:r>
          <w:rPr>
            <w:rFonts w:eastAsia="Open Sans" w:cs="Open Sans" w:ascii="Tahoma" w:hAnsi="Tahoma"/>
            <w:color w:val="365F91" w:themeColor="accent1" w:themeShade="bf"/>
            <w:sz w:val="22"/>
            <w:szCs w:val="22"/>
          </w:rPr>
          <w:t>PBF,</w:t>
        </w:r>
      </w:ins>
      <w:r>
        <w:rPr>
          <w:rFonts w:eastAsia="Open Sans" w:cs="Open Sans" w:ascii="Tahoma" w:hAnsi="Tahoma"/>
          <w:color w:val="365F91" w:themeColor="accent1" w:themeShade="bf"/>
          <w:sz w:val="22"/>
          <w:szCs w:val="22"/>
        </w:rPr>
        <w:t xml:space="preserve"> conforme </w:t>
      </w:r>
      <w:del w:id="105" w:author="Claude (revisão)" w:date="2026-10-01T20:00:00Z">
        <w:r>
          <w:rPr>
            <w:rFonts w:eastAsia="Open Sans" w:cs="Open Sans" w:ascii="Tahoma" w:hAnsi="Tahoma"/>
            <w:color w:val="365F91" w:themeColor="accent1" w:themeShade="bf"/>
            <w:sz w:val="22"/>
            <w:szCs w:val="22"/>
          </w:rPr>
          <w:delText>previsto</w:delText>
        </w:r>
      </w:del>
      <w:ins w:id="106" w:author="Claude (revisão)" w:date="2026-10-01T20:00:00Z">
        <w:r>
          <w:rPr>
            <w:rFonts w:eastAsia="Open Sans" w:cs="Open Sans" w:ascii="Tahoma" w:hAnsi="Tahoma"/>
            <w:color w:val="365F91" w:themeColor="accent1" w:themeShade="bf"/>
            <w:sz w:val="22"/>
            <w:szCs w:val="22"/>
          </w:rPr>
          <w:t>o</w:t>
        </w:r>
      </w:ins>
      <w:r>
        <w:rPr>
          <w:rFonts w:eastAsia="Open Sans" w:cs="Open Sans" w:ascii="Tahoma" w:hAnsi="Tahoma"/>
          <w:color w:val="365F91" w:themeColor="accent1" w:themeShade="bf"/>
          <w:sz w:val="22"/>
          <w:szCs w:val="22"/>
        </w:rPr>
        <w:t xml:space="preserve"> </w:t>
      </w:r>
      <w:del w:id="107" w:author="Claude (revisão)" w:date="2026-10-01T20:00:00Z">
        <w:r>
          <w:rPr>
            <w:rFonts w:eastAsia="Open Sans" w:cs="Open Sans" w:ascii="Tahoma" w:hAnsi="Tahoma"/>
            <w:color w:val="365F91" w:themeColor="accent1" w:themeShade="bf"/>
            <w:sz w:val="22"/>
            <w:szCs w:val="22"/>
          </w:rPr>
          <w:delText>no artigo</w:delText>
        </w:r>
      </w:del>
      <w:ins w:id="108" w:author="Claude (revisão)" w:date="2026-10-01T20:00:00Z">
        <w:r>
          <w:rPr>
            <w:rFonts w:eastAsia="Open Sans" w:cs="Open Sans" w:ascii="Tahoma" w:hAnsi="Tahoma"/>
            <w:color w:val="365F91" w:themeColor="accent1" w:themeShade="bf"/>
            <w:sz w:val="22"/>
            <w:szCs w:val="22"/>
          </w:rPr>
          <w:t>art.</w:t>
        </w:r>
      </w:ins>
      <w:r>
        <w:rPr>
          <w:rFonts w:eastAsia="Open Sans" w:cs="Open Sans" w:ascii="Tahoma" w:hAnsi="Tahoma"/>
          <w:color w:val="365F91" w:themeColor="accent1" w:themeShade="bf"/>
          <w:sz w:val="22"/>
          <w:szCs w:val="22"/>
        </w:rPr>
        <w:t xml:space="preserve"> 6º, V, c/c </w:t>
      </w:r>
      <w:del w:id="109" w:author="Claude (revisão)" w:date="2026-10-01T20:00:00Z">
        <w:r>
          <w:rPr>
            <w:rFonts w:eastAsia="Open Sans" w:cs="Open Sans" w:ascii="Tahoma" w:hAnsi="Tahoma"/>
            <w:color w:val="365F91" w:themeColor="accent1" w:themeShade="bf"/>
            <w:sz w:val="22"/>
            <w:szCs w:val="22"/>
          </w:rPr>
          <w:delText>§</w:delText>
        </w:r>
      </w:del>
      <w:ins w:id="110" w:author="Claude (revisão)" w:date="2026-10-01T20:00:00Z">
        <w:r>
          <w:rPr>
            <w:rFonts w:eastAsia="Open Sans" w:cs="Open Sans" w:ascii="Tahoma" w:hAnsi="Tahoma"/>
            <w:color w:val="365F91" w:themeColor="accent1" w:themeShade="bf"/>
            <w:sz w:val="22"/>
            <w:szCs w:val="22"/>
          </w:rPr>
          <w:t>§§</w:t>
        </w:r>
      </w:ins>
      <w:r>
        <w:rPr>
          <w:rFonts w:eastAsia="Open Sans" w:cs="Open Sans" w:ascii="Tahoma" w:hAnsi="Tahoma"/>
          <w:color w:val="365F91" w:themeColor="accent1" w:themeShade="bf"/>
          <w:sz w:val="22"/>
          <w:szCs w:val="22"/>
        </w:rPr>
        <w:t xml:space="preserve"> 2º</w:t>
      </w:r>
      <w:ins w:id="111" w:author="Claude (revisão)" w:date="2026-10-01T20:00:00Z">
        <w:r>
          <w:rPr>
            <w:rFonts w:eastAsia="Open Sans" w:cs="Open Sans" w:ascii="Tahoma" w:hAnsi="Tahoma"/>
            <w:color w:val="365F91" w:themeColor="accent1" w:themeShade="bf"/>
            <w:sz w:val="22"/>
            <w:szCs w:val="22"/>
          </w:rPr>
          <w:t xml:space="preserve"> e 3º,</w:t>
        </w:r>
      </w:ins>
      <w:r>
        <w:rPr>
          <w:rFonts w:eastAsia="Open Sans" w:cs="Open Sans" w:ascii="Tahoma" w:hAnsi="Tahoma"/>
          <w:color w:val="365F91" w:themeColor="accent1" w:themeShade="bf"/>
          <w:sz w:val="22"/>
          <w:szCs w:val="22"/>
        </w:rPr>
        <w:t xml:space="preserve"> da Portaria MDS </w:t>
      </w:r>
      <w:del w:id="112" w:author="Claude (revisão)" w:date="2026-10-01T20:00:00Z">
        <w:r>
          <w:rPr>
            <w:rFonts w:eastAsia="Open Sans" w:cs="Open Sans" w:ascii="Tahoma" w:hAnsi="Tahoma"/>
            <w:color w:val="365F91" w:themeColor="accent1" w:themeShade="bf"/>
            <w:sz w:val="22"/>
            <w:szCs w:val="22"/>
          </w:rPr>
          <w:delText>Nº</w:delText>
        </w:r>
      </w:del>
      <w:ins w:id="113" w:author="Claude (revisão)" w:date="2026-10-01T20:00:00Z">
        <w:r>
          <w:rPr>
            <w:rFonts w:eastAsia="Open Sans" w:cs="Open Sans" w:ascii="Tahoma" w:hAnsi="Tahoma"/>
            <w:color w:val="365F91" w:themeColor="accent1" w:themeShade="bf"/>
            <w:sz w:val="22"/>
            <w:szCs w:val="22"/>
          </w:rPr>
          <w:t>nº</w:t>
        </w:r>
      </w:ins>
      <w:r>
        <w:rPr>
          <w:rFonts w:eastAsia="Open Sans" w:cs="Open Sans" w:ascii="Tahoma" w:hAnsi="Tahoma"/>
          <w:color w:val="365F91" w:themeColor="accent1" w:themeShade="bf"/>
          <w:sz w:val="22"/>
          <w:szCs w:val="22"/>
        </w:rPr>
        <w:t xml:space="preserve"> </w:t>
      </w:r>
      <w:del w:id="114" w:author="Claude (revisão)" w:date="2026-10-01T20:00:00Z">
        <w:r>
          <w:rPr>
            <w:rFonts w:eastAsia="Open Sans" w:cs="Open Sans" w:ascii="Tahoma" w:hAnsi="Tahoma"/>
            <w:color w:val="365F91" w:themeColor="accent1" w:themeShade="bf"/>
            <w:sz w:val="22"/>
            <w:szCs w:val="22"/>
          </w:rPr>
          <w:delText>897/23,</w:delText>
        </w:r>
      </w:del>
      <w:ins w:id="115" w:author="Claude (revisão)" w:date="2026-10-01T20:00:00Z">
        <w:r>
          <w:rPr>
            <w:rFonts w:eastAsia="Open Sans" w:cs="Open Sans" w:ascii="Tahoma" w:hAnsi="Tahoma"/>
            <w:color w:val="365F91" w:themeColor="accent1" w:themeShade="bf"/>
            <w:sz w:val="22"/>
            <w:szCs w:val="22"/>
          </w:rPr>
          <w:t>897/2023,</w:t>
        </w:r>
      </w:ins>
      <w:r>
        <w:rPr>
          <w:rFonts w:eastAsia="Open Sans" w:cs="Open Sans" w:ascii="Tahoma" w:hAnsi="Tahoma"/>
          <w:color w:val="365F91" w:themeColor="accent1" w:themeShade="bf"/>
          <w:sz w:val="22"/>
          <w:szCs w:val="22"/>
        </w:rPr>
        <w:t xml:space="preserve"> com </w:t>
      </w:r>
      <w:ins w:id="116" w:author="Claude (revisão)" w:date="2026-10-01T20:00:00Z">
        <w:r>
          <w:rPr>
            <w:rFonts w:eastAsia="Open Sans" w:cs="Open Sans" w:ascii="Tahoma" w:hAnsi="Tahoma"/>
            <w:color w:val="365F91" w:themeColor="accent1" w:themeShade="bf"/>
            <w:sz w:val="22"/>
            <w:szCs w:val="22"/>
          </w:rPr>
          <w:t xml:space="preserve">a </w:t>
        </w:r>
      </w:ins>
      <w:r>
        <w:rPr>
          <w:rFonts w:eastAsia="Open Sans" w:cs="Open Sans" w:ascii="Tahoma" w:hAnsi="Tahoma"/>
          <w:color w:val="365F91" w:themeColor="accent1" w:themeShade="bf"/>
          <w:sz w:val="22"/>
          <w:szCs w:val="22"/>
        </w:rPr>
        <w:t xml:space="preserve">redação </w:t>
      </w:r>
      <w:del w:id="117" w:author="Claude (revisão)" w:date="2026-10-01T20:00:00Z">
        <w:r>
          <w:rPr>
            <w:rFonts w:eastAsia="Open Sans" w:cs="Open Sans" w:ascii="Tahoma" w:hAnsi="Tahoma"/>
            <w:color w:val="365F91" w:themeColor="accent1" w:themeShade="bf"/>
            <w:sz w:val="22"/>
            <w:szCs w:val="22"/>
          </w:rPr>
          <w:delText>incluída</w:delText>
        </w:r>
      </w:del>
      <w:ins w:id="118" w:author="Claude (revisão)" w:date="2026-10-01T20:00:00Z">
        <w:r>
          <w:rPr>
            <w:rFonts w:eastAsia="Open Sans" w:cs="Open Sans" w:ascii="Tahoma" w:hAnsi="Tahoma"/>
            <w:color w:val="365F91" w:themeColor="accent1" w:themeShade="bf"/>
            <w:sz w:val="22"/>
            <w:szCs w:val="22"/>
          </w:rPr>
          <w:t>dada</w:t>
        </w:r>
      </w:ins>
      <w:r>
        <w:rPr>
          <w:rFonts w:eastAsia="Open Sans" w:cs="Open Sans" w:ascii="Tahoma" w:hAnsi="Tahoma"/>
          <w:color w:val="365F91" w:themeColor="accent1" w:themeShade="bf"/>
          <w:sz w:val="22"/>
          <w:szCs w:val="22"/>
        </w:rPr>
        <w:t xml:space="preserve"> pela Portaria MDS nº 911, de 24 de agosto de 2023.</w:t>
      </w:r>
      <w:del w:id="119" w:author="Claude (revisão)" w:date="2026-10-01T20:00:00Z">
        <w:r>
          <w:rPr>
            <w:rFonts w:eastAsia="Open Sans" w:cs="Open Sans" w:ascii="Tahoma" w:hAnsi="Tahoma"/>
            <w:color w:val="365F91" w:themeColor="accent1" w:themeShade="bf"/>
            <w:sz w:val="22"/>
            <w:szCs w:val="22"/>
          </w:rPr>
          <w:delText xml:space="preserve"> </w:delText>
        </w:r>
      </w:del>
    </w:p>
    <w:p>
      <w:pPr>
        <w:pStyle w:val="Normal"/>
        <w:widowControl w:val="false"/>
        <w:suppressAutoHyphens w:val="false"/>
        <w:bidi w:val="0"/>
        <w:spacing w:lineRule="auto" w:line="360" w:before="80" w:after="80"/>
        <w:ind w:left="0" w:right="567" w:firstLine="1134"/>
        <w:jc w:val="both"/>
        <w:rPr>
          <w:rFonts w:ascii="Tahoma" w:hAnsi="Tahoma"/>
          <w:sz w:val="22"/>
          <w:szCs w:val="22"/>
        </w:rPr>
      </w:pPr>
      <w:r>
        <w:rPr>
          <w:rFonts w:eastAsia="Open Sans" w:cs="Open Sans" w:ascii="Tahoma" w:hAnsi="Tahoma"/>
          <w:color w:val="365F91" w:themeColor="accent1" w:themeShade="bf"/>
          <w:sz w:val="22"/>
          <w:szCs w:val="22"/>
        </w:rPr>
        <w:t>Saliente-se</w:t>
      </w:r>
      <w:del w:id="120" w:author="Claude (revisão)" w:date="2026-10-01T20:00:00Z">
        <w:r>
          <w:rPr>
            <w:rFonts w:eastAsia="Open Sans" w:cs="Open Sans" w:ascii="Tahoma" w:hAnsi="Tahoma"/>
            <w:color w:val="365F91" w:themeColor="accent1" w:themeShade="bf"/>
            <w:sz w:val="22"/>
            <w:szCs w:val="22"/>
          </w:rPr>
          <w:delText xml:space="preserve"> desde já</w:delText>
        </w:r>
      </w:del>
      <w:r>
        <w:rPr>
          <w:rFonts w:eastAsia="Open Sans" w:cs="Open Sans" w:ascii="Tahoma" w:hAnsi="Tahoma"/>
          <w:color w:val="365F91" w:themeColor="accent1" w:themeShade="bf"/>
          <w:sz w:val="22"/>
          <w:szCs w:val="22"/>
        </w:rPr>
        <w:t xml:space="preserve"> que a parte autora </w:t>
      </w:r>
      <w:del w:id="121" w:author="Claude (revisão)" w:date="2026-10-01T20:00:00Z">
        <w:r>
          <w:rPr>
            <w:rFonts w:eastAsia="Open Sans" w:cs="Open Sans" w:ascii="Tahoma" w:hAnsi="Tahoma"/>
            <w:color w:val="365F91" w:themeColor="accent1" w:themeShade="bf"/>
            <w:sz w:val="22"/>
            <w:szCs w:val="22"/>
          </w:rPr>
          <w:delText>cadastrou/atualizou</w:delText>
        </w:r>
      </w:del>
      <w:ins w:id="122" w:author="Claude (revisão)" w:date="2026-10-01T20:00:00Z">
        <w:r>
          <w:rPr>
            <w:rFonts w:eastAsia="Open Sans" w:cs="Open Sans" w:ascii="Tahoma" w:hAnsi="Tahoma"/>
            <w:color w:val="365F91" w:themeColor="accent1" w:themeShade="bf"/>
            <w:sz w:val="22"/>
            <w:szCs w:val="22"/>
          </w:rPr>
          <w:t>inscreveu-se/atualizou</w:t>
        </w:r>
      </w:ins>
      <w:r>
        <w:rPr>
          <w:rFonts w:eastAsia="Open Sans" w:cs="Open Sans" w:ascii="Tahoma" w:hAnsi="Tahoma"/>
          <w:color w:val="365F91" w:themeColor="accent1" w:themeShade="bf"/>
          <w:sz w:val="22"/>
          <w:szCs w:val="22"/>
        </w:rPr>
        <w:t xml:space="preserve"> </w:t>
      </w:r>
      <w:del w:id="123" w:author="Claude (revisão)" w:date="2026-10-01T20:00:00Z">
        <w:r>
          <w:rPr>
            <w:rFonts w:eastAsia="Open Sans" w:cs="Open Sans" w:ascii="Tahoma" w:hAnsi="Tahoma"/>
            <w:color w:val="365F91" w:themeColor="accent1" w:themeShade="bf"/>
            <w:sz w:val="22"/>
            <w:szCs w:val="22"/>
          </w:rPr>
          <w:delText>suas</w:delText>
        </w:r>
      </w:del>
      <w:ins w:id="124" w:author="Claude (revisão)" w:date="2026-10-01T20:00:00Z">
        <w:r>
          <w:rPr>
            <w:rFonts w:eastAsia="Open Sans" w:cs="Open Sans" w:ascii="Tahoma" w:hAnsi="Tahoma"/>
            <w:color w:val="365F91" w:themeColor="accent1" w:themeShade="bf"/>
            <w:sz w:val="22"/>
            <w:szCs w:val="22"/>
          </w:rPr>
          <w:t>o</w:t>
        </w:r>
      </w:ins>
      <w:r>
        <w:rPr>
          <w:rFonts w:eastAsia="Open Sans" w:cs="Open Sans" w:ascii="Tahoma" w:hAnsi="Tahoma"/>
          <w:color w:val="365F91" w:themeColor="accent1" w:themeShade="bf"/>
          <w:sz w:val="22"/>
          <w:szCs w:val="22"/>
        </w:rPr>
        <w:t xml:space="preserve"> </w:t>
      </w:r>
      <w:del w:id="125" w:author="Claude (revisão)" w:date="2026-10-01T20:00:00Z">
        <w:r>
          <w:rPr>
            <w:rFonts w:eastAsia="Open Sans" w:cs="Open Sans" w:ascii="Tahoma" w:hAnsi="Tahoma"/>
            <w:color w:val="365F91" w:themeColor="accent1" w:themeShade="bf"/>
            <w:sz w:val="22"/>
            <w:szCs w:val="22"/>
          </w:rPr>
          <w:delText>informações</w:delText>
        </w:r>
      </w:del>
      <w:ins w:id="126" w:author="Claude (revisão)" w:date="2026-10-01T20:00:00Z">
        <w:r>
          <w:rPr>
            <w:rFonts w:eastAsia="Open Sans" w:cs="Open Sans" w:ascii="Tahoma" w:hAnsi="Tahoma"/>
            <w:color w:val="365F91" w:themeColor="accent1" w:themeShade="bf"/>
            <w:sz w:val="22"/>
            <w:szCs w:val="22"/>
          </w:rPr>
          <w:t>seu cadastro</w:t>
        </w:r>
      </w:ins>
      <w:r>
        <w:rPr>
          <w:rFonts w:eastAsia="Open Sans" w:cs="Open Sans" w:ascii="Tahoma" w:hAnsi="Tahoma"/>
          <w:color w:val="365F91" w:themeColor="accent1" w:themeShade="bf"/>
          <w:sz w:val="22"/>
          <w:szCs w:val="22"/>
        </w:rPr>
        <w:t xml:space="preserve"> no CadÚnico em </w:t>
      </w:r>
      <w:del w:id="127" w:author="Claude (revisão)" w:date="2026-10-01T20:00:00Z">
        <w:r>
          <w:rPr>
            <w:rFonts w:eastAsia="Open Sans" w:cs="Open Sans" w:ascii="Tahoma" w:hAnsi="Tahoma"/>
            <w:color w:val="365F91" w:themeColor="accent1" w:themeShade="bf"/>
            <w:sz w:val="22"/>
            <w:szCs w:val="22"/>
          </w:rPr>
          <w:delText>(DATA),</w:delText>
        </w:r>
      </w:del>
      <w:ins w:id="128" w:author="Claude (revisão)" w:date="2026-10-01T20:00:00Z">
        <w:r>
          <w:rPr>
            <w:rFonts w:eastAsia="Open Sans" w:cs="Open Sans" w:ascii="Tahoma" w:hAnsi="Tahoma"/>
            <w:color w:val="365F91" w:themeColor="accent1" w:themeShade="bf"/>
            <w:sz w:val="22"/>
            <w:szCs w:val="22"/>
          </w:rPr>
          <w:t>__/__/__</w:t>
        </w:r>
      </w:ins>
      <w:r>
        <w:rPr>
          <w:rFonts w:eastAsia="Open Sans" w:cs="Open Sans" w:ascii="Tahoma" w:hAnsi="Tahoma"/>
          <w:color w:val="365F91" w:themeColor="accent1" w:themeShade="bf"/>
          <w:sz w:val="22"/>
          <w:szCs w:val="22"/>
        </w:rPr>
        <w:t xml:space="preserve"> </w:t>
      </w:r>
      <w:del w:id="129" w:author="Claude (revisão)" w:date="2026-10-01T20:00:00Z">
        <w:r>
          <w:rPr>
            <w:rFonts w:eastAsia="Open Sans" w:cs="Open Sans" w:ascii="Tahoma" w:hAnsi="Tahoma"/>
            <w:color w:val="365F91" w:themeColor="accent1" w:themeShade="bf"/>
            <w:sz w:val="22"/>
            <w:szCs w:val="22"/>
          </w:rPr>
          <w:delText>ou</w:delText>
        </w:r>
      </w:del>
      <w:ins w:id="130" w:author="Claude (revisão)" w:date="2026-10-01T20:00:00Z">
        <w:r>
          <w:rPr>
            <w:rFonts w:eastAsia="Open Sans" w:cs="Open Sans" w:ascii="Tahoma" w:hAnsi="Tahoma"/>
            <w:color w:val="365F91" w:themeColor="accent1" w:themeShade="bf"/>
            <w:sz w:val="22"/>
            <w:szCs w:val="22"/>
            <w:highlight w:val="yellow"/>
          </w:rPr>
          <w:t>[ou:</w:t>
        </w:r>
      </w:ins>
      <w:r>
        <w:rPr>
          <w:rFonts w:eastAsia="Open Sans" w:cs="Open Sans" w:ascii="Tahoma" w:hAnsi="Tahoma"/>
          <w:color w:val="365F91" w:themeColor="accent1" w:themeShade="bf"/>
          <w:sz w:val="22"/>
          <w:szCs w:val="22"/>
          <w:highlight w:val="yellow"/>
        </w:rPr>
        <w:t xml:space="preserve"> </w:t>
      </w:r>
      <w:del w:id="131" w:author="Claude (revisão)" w:date="2026-10-01T20:00:00Z">
        <w:r>
          <w:rPr>
            <w:rFonts w:eastAsia="Open Sans" w:cs="Open Sans" w:ascii="Tahoma" w:hAnsi="Tahoma"/>
            <w:color w:val="365F91" w:themeColor="accent1" w:themeShade="bf"/>
            <w:sz w:val="22"/>
            <w:szCs w:val="22"/>
            <w:highlight w:val="yellow"/>
          </w:rPr>
          <w:delText>seja,</w:delText>
        </w:r>
      </w:del>
      <w:ins w:id="132" w:author="Claude (revisão)" w:date="2026-10-01T20:00:00Z">
        <w:r>
          <w:rPr>
            <w:rFonts w:eastAsia="Open Sans" w:cs="Open Sans" w:ascii="Tahoma" w:hAnsi="Tahoma"/>
            <w:color w:val="365F91" w:themeColor="accent1" w:themeShade="bf"/>
            <w:sz w:val="22"/>
            <w:szCs w:val="22"/>
            <w:highlight w:val="yellow"/>
          </w:rPr>
          <w:t>foi excluída do PBF em __/__/__]</w:t>
        </w:r>
      </w:ins>
      <w:ins w:id="133" w:author="Claude (revisão)" w:date="2026-10-01T20:00:00Z">
        <w:r>
          <w:rPr>
            <w:rFonts w:eastAsia="Open Sans" w:cs="Open Sans" w:ascii="Tahoma" w:hAnsi="Tahoma"/>
            <w:color w:val="365F91" w:themeColor="accent1" w:themeShade="bf"/>
            <w:sz w:val="22"/>
            <w:szCs w:val="22"/>
          </w:rPr>
          <w:t>, isto é,</w:t>
        </w:r>
      </w:ins>
      <w:r>
        <w:rPr>
          <w:rFonts w:eastAsia="Open Sans" w:cs="Open Sans" w:ascii="Tahoma" w:hAnsi="Tahoma"/>
          <w:color w:val="365F91" w:themeColor="accent1" w:themeShade="bf"/>
          <w:sz w:val="22"/>
          <w:szCs w:val="22"/>
        </w:rPr>
        <w:t xml:space="preserve"> </w:t>
      </w:r>
      <w:r>
        <w:rPr>
          <w:rFonts w:eastAsia="Open Sans" w:cs="Open Sans" w:ascii="Tahoma" w:hAnsi="Tahoma"/>
          <w:color w:val="365F91" w:themeColor="accent1" w:themeShade="bf"/>
          <w:sz w:val="22"/>
          <w:szCs w:val="22"/>
          <w:u w:val="single"/>
        </w:rPr>
        <w:t>antes</w:t>
      </w:r>
      <w:r>
        <w:rPr>
          <w:rFonts w:eastAsia="Open Sans" w:cs="Open Sans" w:ascii="Tahoma" w:hAnsi="Tahoma"/>
          <w:color w:val="365F91" w:themeColor="accent1" w:themeShade="bf"/>
          <w:sz w:val="22"/>
          <w:szCs w:val="22"/>
        </w:rPr>
        <w:t xml:space="preserve"> </w:t>
      </w:r>
      <w:del w:id="134" w:author="Claude (revisão)" w:date="2026-10-01T20:00:00Z">
        <w:r>
          <w:rPr>
            <w:rFonts w:eastAsia="Open Sans" w:cs="Open Sans" w:ascii="Tahoma" w:hAnsi="Tahoma"/>
            <w:b/>
            <w:bCs/>
            <w:color w:val="365F91" w:themeColor="accent1" w:themeShade="bf"/>
            <w:sz w:val="22"/>
            <w:szCs w:val="22"/>
          </w:rPr>
          <w:delText>da</w:delText>
        </w:r>
      </w:del>
      <w:ins w:id="135" w:author="Claude (revisão)" w:date="2026-10-01T20:00:00Z">
        <w:r>
          <w:rPr>
            <w:rFonts w:eastAsia="Open Sans" w:cs="Open Sans" w:ascii="Tahoma" w:hAnsi="Tahoma"/>
            <w:color w:val="365F91" w:themeColor="accent1" w:themeShade="bf"/>
            <w:sz w:val="22"/>
            <w:szCs w:val="22"/>
          </w:rPr>
          <w:t>de 27/12/2024, data de publicação e de</w:t>
        </w:r>
      </w:ins>
      <w:r>
        <w:rPr>
          <w:rFonts w:eastAsia="Open Sans" w:cs="Open Sans" w:ascii="Tahoma" w:hAnsi="Tahoma"/>
          <w:color w:val="365F91" w:themeColor="accent1" w:themeShade="bf"/>
          <w:sz w:val="22"/>
          <w:szCs w:val="22"/>
        </w:rPr>
        <w:t xml:space="preserve"> vigência</w:t>
      </w:r>
      <w:del w:id="136" w:author="Claude (revisão)" w:date="2026-10-01T20:00:00Z">
        <w:r>
          <w:rPr>
            <w:rFonts w:eastAsia="Open Sans" w:cs="Open Sans" w:ascii="Tahoma" w:hAnsi="Tahoma"/>
            <w:b/>
            <w:bCs/>
            <w:color w:val="365F91" w:themeColor="accent1" w:themeShade="bf"/>
            <w:sz w:val="22"/>
            <w:szCs w:val="22"/>
          </w:rPr>
          <w:delText xml:space="preserve"> do art. 12-A</w:delText>
        </w:r>
      </w:del>
      <w:r>
        <w:rPr>
          <w:rFonts w:eastAsia="Open Sans" w:cs="Open Sans" w:ascii="Tahoma" w:hAnsi="Tahoma"/>
          <w:color w:val="365F91" w:themeColor="accent1" w:themeShade="bf"/>
          <w:sz w:val="22"/>
          <w:szCs w:val="22"/>
        </w:rPr>
        <w:t xml:space="preserve"> da Lei nº </w:t>
      </w:r>
      <w:del w:id="137" w:author="Claude (revisão)" w:date="2026-10-01T20:00:00Z">
        <w:r>
          <w:rPr>
            <w:rFonts w:eastAsia="Open Sans" w:cs="Open Sans" w:ascii="Tahoma" w:hAnsi="Tahoma"/>
            <w:b/>
            <w:bCs/>
            <w:color w:val="365F91" w:themeColor="accent1" w:themeShade="bf"/>
            <w:sz w:val="22"/>
            <w:szCs w:val="22"/>
          </w:rPr>
          <w:delText>14.601/2023,</w:delText>
        </w:r>
      </w:del>
      <w:ins w:id="138" w:author="Claude (revisão)" w:date="2026-10-01T20:00:00Z">
        <w:r>
          <w:rPr>
            <w:rFonts w:eastAsia="Open Sans" w:cs="Open Sans" w:ascii="Tahoma" w:hAnsi="Tahoma"/>
            <w:color w:val="365F91" w:themeColor="accent1" w:themeShade="bf"/>
            <w:sz w:val="22"/>
            <w:szCs w:val="22"/>
          </w:rPr>
          <w:t>15.077/2024,</w:t>
        </w:r>
      </w:ins>
      <w:r>
        <w:rPr>
          <w:rFonts w:eastAsia="Open Sans" w:cs="Open Sans" w:ascii="Tahoma" w:hAnsi="Tahoma"/>
          <w:color w:val="365F91" w:themeColor="accent1" w:themeShade="bf"/>
          <w:sz w:val="22"/>
          <w:szCs w:val="22"/>
        </w:rPr>
        <w:t xml:space="preserve"> </w:t>
      </w:r>
      <w:del w:id="139" w:author="Claude (revisão)" w:date="2026-10-01T20:00:00Z">
        <w:r>
          <w:rPr>
            <w:rFonts w:eastAsia="Open Sans" w:cs="Open Sans" w:ascii="Tahoma" w:hAnsi="Tahoma"/>
            <w:b/>
            <w:bCs/>
            <w:color w:val="365F91" w:themeColor="accent1" w:themeShade="bf"/>
            <w:sz w:val="22"/>
            <w:szCs w:val="22"/>
          </w:rPr>
          <w:delText>incluído</w:delText>
        </w:r>
      </w:del>
      <w:ins w:id="140" w:author="Claude (revisão)" w:date="2026-10-01T20:00:00Z">
        <w:r>
          <w:rPr>
            <w:rFonts w:eastAsia="Open Sans" w:cs="Open Sans" w:ascii="Tahoma" w:hAnsi="Tahoma"/>
            <w:color w:val="365F91" w:themeColor="accent1" w:themeShade="bf"/>
            <w:sz w:val="22"/>
            <w:szCs w:val="22"/>
          </w:rPr>
          <w:t>que</w:t>
        </w:r>
      </w:ins>
      <w:r>
        <w:rPr>
          <w:rFonts w:eastAsia="Open Sans" w:cs="Open Sans" w:ascii="Tahoma" w:hAnsi="Tahoma"/>
          <w:color w:val="365F91" w:themeColor="accent1" w:themeShade="bf"/>
          <w:sz w:val="22"/>
          <w:szCs w:val="22"/>
        </w:rPr>
        <w:t xml:space="preserve"> </w:t>
      </w:r>
      <w:del w:id="141" w:author="Claude (revisão)" w:date="2026-10-01T20:00:00Z">
        <w:r>
          <w:rPr>
            <w:rFonts w:eastAsia="Open Sans" w:cs="Open Sans" w:ascii="Tahoma" w:hAnsi="Tahoma"/>
            <w:b/>
            <w:bCs/>
            <w:color w:val="365F91" w:themeColor="accent1" w:themeShade="bf"/>
            <w:sz w:val="22"/>
            <w:szCs w:val="22"/>
          </w:rPr>
          <w:delText>pela</w:delText>
        </w:r>
      </w:del>
      <w:ins w:id="142" w:author="Claude (revisão)" w:date="2026-10-01T20:00:00Z">
        <w:r>
          <w:rPr>
            <w:rFonts w:eastAsia="Open Sans" w:cs="Open Sans" w:ascii="Tahoma" w:hAnsi="Tahoma"/>
            <w:color w:val="365F91" w:themeColor="accent1" w:themeShade="bf"/>
            <w:sz w:val="22"/>
            <w:szCs w:val="22"/>
          </w:rPr>
          <w:t>incluiu o art. 12-A na</w:t>
        </w:r>
      </w:ins>
      <w:r>
        <w:rPr>
          <w:rFonts w:eastAsia="Open Sans" w:cs="Open Sans" w:ascii="Tahoma" w:hAnsi="Tahoma"/>
          <w:color w:val="365F91" w:themeColor="accent1" w:themeShade="bf"/>
          <w:sz w:val="22"/>
          <w:szCs w:val="22"/>
        </w:rPr>
        <w:t xml:space="preserve"> Lei nº </w:t>
      </w:r>
      <w:del w:id="143" w:author="Claude (revisão)" w:date="2026-10-01T20:00:00Z">
        <w:r>
          <w:rPr>
            <w:rFonts w:eastAsia="Open Sans" w:cs="Open Sans" w:ascii="Tahoma" w:hAnsi="Tahoma"/>
            <w:b/>
            <w:bCs/>
            <w:color w:val="365F91" w:themeColor="accent1" w:themeShade="bf"/>
            <w:sz w:val="22"/>
            <w:szCs w:val="22"/>
          </w:rPr>
          <w:delText>15.077,</w:delText>
        </w:r>
      </w:del>
      <w:ins w:id="144" w:author="Claude (revisão)" w:date="2026-10-01T20:00:00Z">
        <w:r>
          <w:rPr>
            <w:rFonts w:eastAsia="Open Sans" w:cs="Open Sans" w:ascii="Tahoma" w:hAnsi="Tahoma"/>
            <w:color w:val="365F91" w:themeColor="accent1" w:themeShade="bf"/>
            <w:sz w:val="22"/>
            <w:szCs w:val="22"/>
          </w:rPr>
          <w:t>14.601/2023. Por esse motivo, aplica-se ao caso a tese firmada pela Turma Nacional</w:t>
        </w:r>
      </w:ins>
      <w:r>
        <w:rPr>
          <w:rFonts w:eastAsia="Open Sans" w:cs="Open Sans" w:ascii="Tahoma" w:hAnsi="Tahoma"/>
          <w:color w:val="365F91" w:themeColor="accent1" w:themeShade="bf"/>
          <w:sz w:val="22"/>
          <w:szCs w:val="22"/>
        </w:rPr>
        <w:t xml:space="preserve"> de </w:t>
      </w:r>
      <w:del w:id="145" w:author="Claude (revisão)" w:date="2026-10-01T20:00:00Z">
        <w:r>
          <w:rPr>
            <w:rFonts w:eastAsia="Open Sans" w:cs="Open Sans" w:ascii="Tahoma" w:hAnsi="Tahoma"/>
            <w:b/>
            <w:bCs/>
            <w:color w:val="365F91" w:themeColor="accent1" w:themeShade="bf"/>
            <w:sz w:val="22"/>
            <w:szCs w:val="22"/>
          </w:rPr>
          <w:delText>27</w:delText>
        </w:r>
      </w:del>
      <w:ins w:id="146" w:author="Claude (revisão)" w:date="2026-10-01T20:00:00Z">
        <w:r>
          <w:rPr>
            <w:rFonts w:eastAsia="Open Sans" w:cs="Open Sans" w:ascii="Tahoma" w:hAnsi="Tahoma"/>
            <w:color w:val="365F91" w:themeColor="accent1" w:themeShade="bf"/>
            <w:sz w:val="22"/>
            <w:szCs w:val="22"/>
          </w:rPr>
          <w:t>Uniformização</w:t>
        </w:r>
      </w:ins>
      <w:r>
        <w:rPr>
          <w:rFonts w:eastAsia="Open Sans" w:cs="Open Sans" w:ascii="Tahoma" w:hAnsi="Tahoma"/>
          <w:color w:val="365F91" w:themeColor="accent1" w:themeShade="bf"/>
          <w:sz w:val="22"/>
          <w:szCs w:val="22"/>
        </w:rPr>
        <w:t xml:space="preserve"> </w:t>
      </w:r>
      <w:del w:id="147" w:author="Claude (revisão)" w:date="2026-10-01T20:00:00Z">
        <w:r>
          <w:rPr>
            <w:rFonts w:eastAsia="Open Sans" w:cs="Open Sans" w:ascii="Tahoma" w:hAnsi="Tahoma"/>
            <w:b/>
            <w:bCs/>
            <w:color w:val="365F91" w:themeColor="accent1" w:themeShade="bf"/>
            <w:sz w:val="22"/>
            <w:szCs w:val="22"/>
          </w:rPr>
          <w:delText>de</w:delText>
        </w:r>
      </w:del>
      <w:ins w:id="148" w:author="Claude (revisão)" w:date="2026-10-01T20:00:00Z">
        <w:r>
          <w:rPr>
            <w:rFonts w:eastAsia="Open Sans" w:cs="Open Sans" w:ascii="Tahoma" w:hAnsi="Tahoma"/>
            <w:color w:val="365F91" w:themeColor="accent1" w:themeShade="bf"/>
            <w:sz w:val="22"/>
            <w:szCs w:val="22"/>
          </w:rPr>
          <w:t>(TNU)</w:t>
        </w:r>
      </w:ins>
      <w:r>
        <w:rPr>
          <w:rFonts w:eastAsia="Open Sans" w:cs="Open Sans" w:ascii="Tahoma" w:hAnsi="Tahoma"/>
          <w:color w:val="365F91" w:themeColor="accent1" w:themeShade="bf"/>
          <w:sz w:val="22"/>
          <w:szCs w:val="22"/>
        </w:rPr>
        <w:t xml:space="preserve"> </w:t>
      </w:r>
      <w:del w:id="149" w:author="Claude (revisão)" w:date="2026-10-01T20:00:00Z">
        <w:r>
          <w:rPr>
            <w:rFonts w:eastAsia="Open Sans" w:cs="Open Sans" w:ascii="Tahoma" w:hAnsi="Tahoma"/>
            <w:b/>
            <w:bCs/>
            <w:color w:val="365F91" w:themeColor="accent1" w:themeShade="bf"/>
            <w:sz w:val="22"/>
            <w:szCs w:val="22"/>
          </w:rPr>
          <w:delText xml:space="preserve">dezembro de 2024. </w:delText>
        </w:r>
      </w:del>
      <w:del w:id="150" w:author="Claude (revisão)" w:date="2026-10-01T20:00:00Z">
        <w:r>
          <w:rPr>
            <w:rFonts w:eastAsia="Open Sans" w:cs="Open Sans" w:ascii="Tahoma" w:hAnsi="Tahoma"/>
            <w:color w:val="365F91" w:themeColor="accent1" w:themeShade="bf"/>
            <w:sz w:val="22"/>
            <w:szCs w:val="22"/>
          </w:rPr>
          <w:delText>Sendo assim, de acordo com o</w:delText>
        </w:r>
      </w:del>
      <w:ins w:id="151" w:author="Claude (revisão)" w:date="2026-10-01T20:00:00Z">
        <w:r>
          <w:rPr>
            <w:rFonts w:eastAsia="Open Sans" w:cs="Open Sans" w:ascii="Tahoma" w:hAnsi="Tahoma"/>
            <w:color w:val="365F91" w:themeColor="accent1" w:themeShade="bf"/>
            <w:sz w:val="22"/>
            <w:szCs w:val="22"/>
          </w:rPr>
          <w:t>no</w:t>
        </w:r>
      </w:ins>
      <w:r>
        <w:rPr>
          <w:rFonts w:eastAsia="Open Sans" w:cs="Open Sans" w:ascii="Tahoma" w:hAnsi="Tahoma"/>
          <w:color w:val="365F91" w:themeColor="accent1" w:themeShade="bf"/>
          <w:sz w:val="22"/>
          <w:szCs w:val="22"/>
        </w:rPr>
        <w:t xml:space="preserve"> </w:t>
      </w:r>
      <w:r>
        <w:rPr>
          <w:rFonts w:eastAsia="Open Sans" w:cs="Open Sans" w:ascii="Tahoma" w:hAnsi="Tahoma"/>
          <w:b/>
          <w:bCs/>
          <w:color w:val="365F91" w:themeColor="accent1" w:themeShade="bf"/>
          <w:sz w:val="22"/>
          <w:szCs w:val="22"/>
        </w:rPr>
        <w:t xml:space="preserve">Tema </w:t>
      </w:r>
      <w:del w:id="152" w:author="Claude (revisão)" w:date="2026-10-01T20:00:00Z">
        <w:r>
          <w:rPr>
            <w:rFonts w:eastAsia="Open Sans" w:cs="Open Sans" w:ascii="Tahoma" w:hAnsi="Tahoma"/>
            <w:b/>
            <w:bCs/>
            <w:color w:val="365F91" w:themeColor="accent1" w:themeShade="bf"/>
            <w:sz w:val="22"/>
            <w:szCs w:val="22"/>
          </w:rPr>
          <w:delText>379</w:delText>
        </w:r>
      </w:del>
      <w:ins w:id="153" w:author="Claude (revisão)" w:date="2026-10-01T20:00:00Z">
        <w:r>
          <w:rPr>
            <w:rFonts w:eastAsia="Open Sans" w:cs="Open Sans" w:ascii="Tahoma" w:hAnsi="Tahoma"/>
            <w:b/>
            <w:bCs/>
            <w:color w:val="365F91" w:themeColor="accent1" w:themeShade="bf"/>
            <w:sz w:val="22"/>
            <w:szCs w:val="22"/>
          </w:rPr>
          <w:t>379</w:t>
        </w:r>
      </w:ins>
      <w:ins w:id="154" w:author="Claude (revisão)" w:date="2026-10-01T20:00:00Z">
        <w:r>
          <w:rPr>
            <w:rFonts w:eastAsia="Open Sans" w:cs="Open Sans" w:ascii="Tahoma" w:hAnsi="Tahoma"/>
            <w:color w:val="365F91" w:themeColor="accent1" w:themeShade="bf"/>
            <w:sz w:val="22"/>
            <w:szCs w:val="22"/>
          </w:rPr>
          <w:t>,</w:t>
        </w:r>
      </w:ins>
      <w:r>
        <w:rPr>
          <w:rFonts w:eastAsia="Open Sans" w:cs="Open Sans" w:ascii="Tahoma" w:hAnsi="Tahoma"/>
          <w:color w:val="365F91" w:themeColor="accent1" w:themeShade="bf"/>
          <w:sz w:val="22"/>
          <w:szCs w:val="22"/>
        </w:rPr>
        <w:t xml:space="preserve"> </w:t>
      </w:r>
      <w:del w:id="155" w:author="Claude (revisão)" w:date="2026-10-01T20:00:00Z">
        <w:r>
          <w:rPr>
            <w:rFonts w:eastAsia="Open Sans" w:cs="Open Sans" w:ascii="Tahoma" w:hAnsi="Tahoma"/>
            <w:color w:val="365F91" w:themeColor="accent1" w:themeShade="bf"/>
            <w:sz w:val="22"/>
            <w:szCs w:val="22"/>
          </w:rPr>
          <w:delText xml:space="preserve">da TNU, </w:delText>
        </w:r>
      </w:del>
      <w:del w:id="156" w:author="Claude (revisão)" w:date="2026-10-01T20:00:00Z">
        <w:r>
          <w:rPr>
            <w:rFonts w:eastAsia="Open Sans" w:cs="Open Sans" w:ascii="Tahoma" w:hAnsi="Tahoma"/>
            <w:b/>
            <w:bCs/>
            <w:color w:val="365F91" w:themeColor="accent1" w:themeShade="bf"/>
            <w:sz w:val="22"/>
            <w:szCs w:val="22"/>
          </w:rPr>
          <w:delText xml:space="preserve">não </w:delText>
        </w:r>
      </w:del>
      <w:del w:id="157" w:author="Claude (revisão)" w:date="2026-10-01T20:00:00Z">
        <w:r>
          <w:rPr>
            <w:rFonts w:eastAsia="Open Sans" w:cs="Open Sans" w:ascii="Tahoma" w:hAnsi="Tahoma"/>
            <w:color w:val="365F91" w:themeColor="accent1" w:themeShade="bf"/>
            <w:sz w:val="22"/>
            <w:szCs w:val="22"/>
          </w:rPr>
          <w:delText>devem ser aplicadas ao presente caso as alterações trazidas pela Lei 15.077/2024, em especial o limite de 16% de famílias unipessoais por Município conforme</w:delText>
        </w:r>
      </w:del>
      <w:ins w:id="158" w:author="Claude (revisão)" w:date="2026-10-01T20:00:00Z">
        <w:r>
          <w:rPr>
            <w:rFonts w:eastAsia="Open Sans" w:cs="Open Sans" w:ascii="Tahoma" w:hAnsi="Tahoma"/>
            <w:color w:val="365F91" w:themeColor="accent1" w:themeShade="bf"/>
            <w:sz w:val="22"/>
            <w:szCs w:val="22"/>
          </w:rPr>
          <w:t>como</w:t>
        </w:r>
      </w:ins>
      <w:r>
        <w:rPr>
          <w:rFonts w:eastAsia="Open Sans" w:cs="Open Sans" w:ascii="Tahoma" w:hAnsi="Tahoma"/>
          <w:color w:val="365F91" w:themeColor="accent1" w:themeShade="bf"/>
          <w:sz w:val="22"/>
          <w:szCs w:val="22"/>
        </w:rPr>
        <w:t xml:space="preserve"> adiante se demonstrará.</w:t>
      </w:r>
    </w:p>
    <w:p>
      <w:pPr>
        <w:pStyle w:val="Normal"/>
        <w:widowControl w:val="false"/>
        <w:suppressAutoHyphens w:val="false"/>
        <w:bidi w:val="0"/>
        <w:spacing w:lineRule="auto" w:line="360" w:before="80" w:after="80"/>
        <w:ind w:left="0" w:right="567" w:firstLine="1134"/>
        <w:jc w:val="both"/>
        <w:rPr>
          <w:rFonts w:ascii="Tahoma" w:hAnsi="Tahoma"/>
          <w:sz w:val="22"/>
          <w:szCs w:val="22"/>
        </w:rPr>
      </w:pPr>
      <w:r>
        <w:rPr>
          <w:rFonts w:eastAsia="Open Sans" w:cs="Open Sans" w:ascii="Tahoma" w:hAnsi="Tahoma"/>
          <w:color w:val="365F91" w:themeColor="accent1" w:themeShade="bf"/>
          <w:sz w:val="22"/>
          <w:szCs w:val="22"/>
        </w:rPr>
        <w:t xml:space="preserve">O art. 2º, § 3º, da Lei 15.077/2024, também previu que, para fins de concessão ou manutenção dos benefícios assistenciais a famílias compostas de 1 (uma) só pessoa, a inscrição ou a atualização do CadÚnico deverá ser feita no domicílio do requerente. </w:t>
      </w:r>
    </w:p>
    <w:p>
      <w:pPr>
        <w:pStyle w:val="Normal"/>
        <w:widowControl w:val="false"/>
        <w:suppressAutoHyphens w:val="false"/>
        <w:bidi w:val="0"/>
        <w:spacing w:lineRule="auto" w:line="360" w:before="80" w:after="80"/>
        <w:ind w:left="0" w:right="567" w:firstLine="1134"/>
        <w:jc w:val="both"/>
        <w:rPr>
          <w:rFonts w:ascii="Tahoma" w:hAnsi="Tahoma"/>
          <w:sz w:val="22"/>
          <w:szCs w:val="22"/>
          <w:ins w:id="174" w:author="Claude (revisão)" w:date="2026-10-01T20:00:00Z"/>
        </w:rPr>
      </w:pPr>
      <w:r>
        <w:rPr>
          <w:rFonts w:eastAsia="Open Sans" w:cs="Open Sans" w:ascii="Tahoma" w:hAnsi="Tahoma"/>
          <w:color w:val="365F91" w:themeColor="accent1" w:themeShade="bf"/>
          <w:sz w:val="22"/>
          <w:szCs w:val="22"/>
        </w:rPr>
        <w:t xml:space="preserve">A Defensoria Pública da União, em atuação extrajudicial, expediu o </w:t>
      </w:r>
      <w:del w:id="159" w:author="Claude (revisão)" w:date="2026-10-01T20:00:00Z">
        <w:r>
          <w:rPr>
            <w:rFonts w:eastAsia="Open Sans" w:cs="Open Sans" w:ascii="Tahoma" w:hAnsi="Tahoma"/>
            <w:color w:val="365F91" w:themeColor="accent1" w:themeShade="bf"/>
            <w:sz w:val="22"/>
            <w:szCs w:val="22"/>
          </w:rPr>
          <w:delText>OFÍCIO</w:delText>
        </w:r>
      </w:del>
      <w:ins w:id="160" w:author="Claude (revisão)" w:date="2026-10-01T20:00:00Z">
        <w:r>
          <w:rPr>
            <w:rFonts w:eastAsia="Open Sans" w:cs="Open Sans" w:ascii="Tahoma" w:hAnsi="Tahoma"/>
            <w:color w:val="365F91" w:themeColor="accent1" w:themeShade="bf"/>
            <w:sz w:val="22"/>
            <w:szCs w:val="22"/>
          </w:rPr>
          <w:t>Ofício</w:t>
        </w:r>
      </w:ins>
      <w:r>
        <w:rPr>
          <w:rFonts w:eastAsia="Open Sans" w:cs="Open Sans" w:ascii="Tahoma" w:hAnsi="Tahoma"/>
          <w:color w:val="365F91" w:themeColor="accent1" w:themeShade="bf"/>
          <w:sz w:val="22"/>
          <w:szCs w:val="22"/>
        </w:rPr>
        <w:t xml:space="preserve"> </w:t>
      </w:r>
      <w:del w:id="161" w:author="Claude (revisão)" w:date="2026-10-01T20:00:00Z">
        <w:r>
          <w:rPr>
            <w:rFonts w:eastAsia="Open Sans" w:cs="Open Sans" w:ascii="Tahoma" w:hAnsi="Tahoma"/>
            <w:color w:val="365F91" w:themeColor="accent1" w:themeShade="bf"/>
            <w:sz w:val="22"/>
            <w:szCs w:val="22"/>
          </w:rPr>
          <w:delText>_____</w:delText>
        </w:r>
      </w:del>
      <w:ins w:id="162" w:author="Claude (revisão)" w:date="2026-10-01T20:00:00Z">
        <w:r>
          <w:rPr>
            <w:rFonts w:eastAsia="Open Sans" w:cs="Open Sans" w:ascii="Tahoma" w:hAnsi="Tahoma"/>
            <w:color w:val="365F91" w:themeColor="accent1" w:themeShade="bf"/>
            <w:sz w:val="22"/>
            <w:szCs w:val="22"/>
          </w:rPr>
          <w:t>nº</w:t>
        </w:r>
      </w:ins>
      <w:r>
        <w:rPr>
          <w:rFonts w:eastAsia="Open Sans" w:cs="Open Sans" w:ascii="Tahoma" w:hAnsi="Tahoma"/>
          <w:color w:val="365F91" w:themeColor="accent1" w:themeShade="bf"/>
          <w:sz w:val="22"/>
          <w:szCs w:val="22"/>
        </w:rPr>
        <w:t xml:space="preserve"> </w:t>
      </w:r>
      <w:del w:id="163" w:author="Claude (revisão)" w:date="2026-10-01T20:00:00Z">
        <w:r>
          <w:rPr>
            <w:rFonts w:eastAsia="Open Sans" w:cs="Open Sans" w:ascii="Tahoma" w:hAnsi="Tahoma"/>
            <w:color w:val="365F91" w:themeColor="accent1" w:themeShade="bf"/>
            <w:sz w:val="22"/>
            <w:szCs w:val="22"/>
          </w:rPr>
          <w:delText>no</w:delText>
        </w:r>
      </w:del>
      <w:ins w:id="164" w:author="Claude (revisão)" w:date="2026-10-01T20:00:00Z">
        <w:r>
          <w:rPr>
            <w:rFonts w:eastAsia="Open Sans" w:cs="Open Sans" w:ascii="Tahoma" w:hAnsi="Tahoma"/>
            <w:color w:val="365F91" w:themeColor="accent1" w:themeShade="bf"/>
            <w:sz w:val="22"/>
            <w:szCs w:val="22"/>
          </w:rPr>
          <w:t>______,</w:t>
        </w:r>
      </w:ins>
      <w:r>
        <w:rPr>
          <w:rFonts w:eastAsia="Open Sans" w:cs="Open Sans" w:ascii="Tahoma" w:hAnsi="Tahoma"/>
          <w:color w:val="365F91" w:themeColor="accent1" w:themeShade="bf"/>
          <w:sz w:val="22"/>
          <w:szCs w:val="22"/>
        </w:rPr>
        <w:t xml:space="preserve"> </w:t>
      </w:r>
      <w:del w:id="165" w:author="Claude (revisão)" w:date="2026-10-01T20:00:00Z">
        <w:r>
          <w:rPr>
            <w:rFonts w:eastAsia="Open Sans" w:cs="Open Sans" w:ascii="Tahoma" w:hAnsi="Tahoma"/>
            <w:color w:val="365F91" w:themeColor="accent1" w:themeShade="bf"/>
            <w:sz w:val="22"/>
            <w:szCs w:val="22"/>
          </w:rPr>
          <w:delText>intuito</w:delText>
        </w:r>
      </w:del>
      <w:ins w:id="166" w:author="Claude (revisão)" w:date="2026-10-01T20:00:00Z">
        <w:r>
          <w:rPr>
            <w:rFonts w:eastAsia="Open Sans" w:cs="Open Sans" w:ascii="Tahoma" w:hAnsi="Tahoma"/>
            <w:color w:val="365F91" w:themeColor="accent1" w:themeShade="bf"/>
            <w:sz w:val="22"/>
            <w:szCs w:val="22"/>
          </w:rPr>
          <w:t>em</w:t>
        </w:r>
      </w:ins>
      <w:r>
        <w:rPr>
          <w:rFonts w:eastAsia="Open Sans" w:cs="Open Sans" w:ascii="Tahoma" w:hAnsi="Tahoma"/>
          <w:color w:val="365F91" w:themeColor="accent1" w:themeShade="bf"/>
          <w:sz w:val="22"/>
          <w:szCs w:val="22"/>
        </w:rPr>
        <w:t xml:space="preserve"> </w:t>
      </w:r>
      <w:del w:id="167" w:author="Claude (revisão)" w:date="2026-10-01T20:00:00Z">
        <w:r>
          <w:rPr>
            <w:rFonts w:eastAsia="Open Sans" w:cs="Open Sans" w:ascii="Tahoma" w:hAnsi="Tahoma"/>
            <w:color w:val="365F91" w:themeColor="accent1" w:themeShade="bf"/>
            <w:sz w:val="22"/>
            <w:szCs w:val="22"/>
          </w:rPr>
          <w:delText>de</w:delText>
        </w:r>
      </w:del>
      <w:ins w:id="168" w:author="Claude (revisão)" w:date="2026-10-01T20:00:00Z">
        <w:r>
          <w:rPr>
            <w:rFonts w:eastAsia="Open Sans" w:cs="Open Sans" w:ascii="Tahoma" w:hAnsi="Tahoma"/>
            <w:color w:val="365F91" w:themeColor="accent1" w:themeShade="bf"/>
            <w:sz w:val="22"/>
            <w:szCs w:val="22"/>
          </w:rPr>
          <w:t>__/__/__,</w:t>
        </w:r>
      </w:ins>
      <w:r>
        <w:rPr>
          <w:rFonts w:eastAsia="Open Sans" w:cs="Open Sans" w:ascii="Tahoma" w:hAnsi="Tahoma"/>
          <w:color w:val="365F91" w:themeColor="accent1" w:themeShade="bf"/>
          <w:sz w:val="22"/>
          <w:szCs w:val="22"/>
        </w:rPr>
        <w:t xml:space="preserve"> </w:t>
      </w:r>
      <w:del w:id="169" w:author="Claude (revisão)" w:date="2026-10-01T20:00:00Z">
        <w:r>
          <w:rPr>
            <w:rFonts w:eastAsia="Open Sans" w:cs="Open Sans" w:ascii="Tahoma" w:hAnsi="Tahoma"/>
            <w:color w:val="365F91" w:themeColor="accent1" w:themeShade="bf"/>
            <w:sz w:val="22"/>
            <w:szCs w:val="22"/>
          </w:rPr>
          <w:delText>promover</w:delText>
        </w:r>
      </w:del>
      <w:ins w:id="170" w:author="Claude (revisão)" w:date="2026-10-01T20:00:00Z">
        <w:r>
          <w:rPr>
            <w:rFonts w:eastAsia="Open Sans" w:cs="Open Sans" w:ascii="Tahoma" w:hAnsi="Tahoma"/>
            <w:color w:val="365F91" w:themeColor="accent1" w:themeShade="bf"/>
            <w:sz w:val="22"/>
            <w:szCs w:val="22"/>
            <w:highlight w:val="yellow"/>
          </w:rPr>
          <w:t>[conforme</w:t>
        </w:r>
      </w:ins>
      <w:r>
        <w:rPr>
          <w:rFonts w:eastAsia="Open Sans" w:cs="Open Sans" w:ascii="Tahoma" w:hAnsi="Tahoma"/>
          <w:color w:val="365F91" w:themeColor="accent1" w:themeShade="bf"/>
          <w:sz w:val="22"/>
          <w:szCs w:val="22"/>
          <w:highlight w:val="yellow"/>
        </w:rPr>
        <w:t xml:space="preserve"> </w:t>
      </w:r>
      <w:del w:id="171" w:author="Claude (revisão)" w:date="2026-10-01T20:00:00Z">
        <w:r>
          <w:rPr>
            <w:rFonts w:eastAsia="Open Sans" w:cs="Open Sans" w:ascii="Tahoma" w:hAnsi="Tahoma"/>
            <w:color w:val="365F91" w:themeColor="accent1" w:themeShade="bf"/>
            <w:sz w:val="22"/>
            <w:szCs w:val="22"/>
            <w:highlight w:val="yellow"/>
          </w:rPr>
          <w:delText>a</w:delText>
        </w:r>
      </w:del>
      <w:ins w:id="172" w:author="Claude (revisão)" w:date="2026-10-01T20:00:00Z">
        <w:r>
          <w:rPr>
            <w:rFonts w:eastAsia="Open Sans" w:cs="Open Sans" w:ascii="Tahoma" w:hAnsi="Tahoma"/>
            <w:color w:val="365F91" w:themeColor="accent1" w:themeShade="bf"/>
            <w:sz w:val="22"/>
            <w:szCs w:val="22"/>
            <w:highlight w:val="yellow"/>
          </w:rPr>
          <w:t>o caso]</w:t>
        </w:r>
      </w:ins>
      <w:ins w:id="173" w:author="Claude (revisão)" w:date="2026-10-01T20:00:00Z">
        <w:r>
          <w:rPr>
            <w:rFonts w:eastAsia="Open Sans" w:cs="Open Sans" w:ascii="Tahoma" w:hAnsi="Tahoma"/>
            <w:color w:val="365F91" w:themeColor="accent1" w:themeShade="bf"/>
            <w:sz w:val="22"/>
            <w:szCs w:val="22"/>
          </w:rPr>
          <w:t>:</w:t>
        </w:r>
      </w:ins>
    </w:p>
    <w:p>
      <w:pPr>
        <w:pStyle w:val="Normal"/>
        <w:spacing w:lineRule="auto" w:line="360" w:before="80" w:after="80"/>
        <w:ind w:left="567" w:right="569" w:hanging="0"/>
        <w:jc w:val="both"/>
        <w:rPr>
          <w:rFonts w:ascii="Tahoma" w:hAnsi="Tahoma"/>
          <w:sz w:val="22"/>
          <w:szCs w:val="22"/>
        </w:rPr>
      </w:pPr>
      <w:ins w:id="175" w:author="Claude (revisão)" w:date="2026-10-01T20:00:00Z">
        <w:r>
          <w:rPr>
            <w:rFonts w:eastAsia="Open Sans" w:cs="Open Sans" w:ascii="Tahoma" w:hAnsi="Tahoma"/>
            <w:color w:val="365F91" w:themeColor="accent1" w:themeShade="bf"/>
            <w:sz w:val="22"/>
            <w:szCs w:val="22"/>
          </w:rPr>
          <w:t xml:space="preserve">(i) requerendo a </w:t>
        </w:r>
      </w:ins>
      <w:r>
        <w:rPr>
          <w:rFonts w:eastAsia="Open Sans" w:cs="Open Sans" w:ascii="Tahoma" w:hAnsi="Tahoma"/>
          <w:color w:val="365F91" w:themeColor="accent1" w:themeShade="bf"/>
          <w:sz w:val="22"/>
          <w:szCs w:val="22"/>
        </w:rPr>
        <w:t xml:space="preserve">(re)inclusão do/a </w:t>
      </w:r>
      <w:del w:id="176" w:author="Claude (revisão)" w:date="2026-10-01T20:00:00Z">
        <w:r>
          <w:rPr>
            <w:rFonts w:eastAsia="Open Sans" w:cs="Open Sans" w:ascii="Tahoma" w:hAnsi="Tahoma"/>
            <w:color w:val="365F91" w:themeColor="accent1" w:themeShade="bf"/>
            <w:sz w:val="22"/>
            <w:szCs w:val="22"/>
            <w:shd w:fill="B8CCE4" w:val="clear"/>
          </w:rPr>
          <w:delText>beneficiário/a</w:delText>
        </w:r>
      </w:del>
      <w:ins w:id="177" w:author="Claude (revisão)" w:date="2026-10-01T20:00:00Z">
        <w:r>
          <w:rPr>
            <w:rFonts w:eastAsia="Open Sans" w:cs="Open Sans" w:ascii="Tahoma" w:hAnsi="Tahoma"/>
            <w:color w:val="365F91" w:themeColor="accent1" w:themeShade="bf"/>
            <w:sz w:val="22"/>
            <w:szCs w:val="22"/>
          </w:rPr>
          <w:t>beneficiário/a,</w:t>
        </w:r>
      </w:ins>
      <w:r>
        <w:rPr>
          <w:rFonts w:eastAsia="Open Sans" w:cs="Open Sans" w:ascii="Tahoma" w:hAnsi="Tahoma"/>
          <w:color w:val="365F91" w:themeColor="accent1" w:themeShade="bf"/>
          <w:sz w:val="22"/>
          <w:szCs w:val="22"/>
        </w:rPr>
        <w:t xml:space="preserve"> integrante de família unipessoal, </w:t>
      </w:r>
      <w:del w:id="178" w:author="Claude (revisão)" w:date="2026-10-01T20:00:00Z">
        <w:r>
          <w:rPr>
            <w:rFonts w:eastAsia="Open Sans" w:cs="Open Sans" w:ascii="Tahoma" w:hAnsi="Tahoma"/>
            <w:color w:val="365F91" w:themeColor="accent1" w:themeShade="bf"/>
            <w:sz w:val="22"/>
            <w:szCs w:val="22"/>
            <w:shd w:fill="B8CCE4" w:val="clear"/>
          </w:rPr>
          <w:delText>visto</w:delText>
        </w:r>
      </w:del>
      <w:ins w:id="179" w:author="Claude (revisão)" w:date="2026-10-01T20:00:00Z">
        <w:r>
          <w:rPr>
            <w:rFonts w:eastAsia="Open Sans" w:cs="Open Sans" w:ascii="Tahoma" w:hAnsi="Tahoma"/>
            <w:color w:val="365F91" w:themeColor="accent1" w:themeShade="bf"/>
            <w:sz w:val="22"/>
            <w:szCs w:val="22"/>
          </w:rPr>
          <w:t>por</w:t>
        </w:r>
      </w:ins>
      <w:r>
        <w:rPr>
          <w:rFonts w:eastAsia="Open Sans" w:cs="Open Sans" w:ascii="Tahoma" w:hAnsi="Tahoma"/>
          <w:color w:val="365F91" w:themeColor="accent1" w:themeShade="bf"/>
          <w:sz w:val="22"/>
          <w:szCs w:val="22"/>
        </w:rPr>
        <w:t xml:space="preserve"> </w:t>
      </w:r>
      <w:del w:id="180" w:author="Claude (revisão)" w:date="2026-10-01T20:00:00Z">
        <w:r>
          <w:rPr>
            <w:rFonts w:eastAsia="Open Sans" w:cs="Open Sans" w:ascii="Tahoma" w:hAnsi="Tahoma"/>
            <w:color w:val="365F91" w:themeColor="accent1" w:themeShade="bf"/>
            <w:sz w:val="22"/>
            <w:szCs w:val="22"/>
            <w:shd w:fill="B8CCE4" w:val="clear"/>
          </w:rPr>
          <w:delText>que integra</w:delText>
        </w:r>
      </w:del>
      <w:ins w:id="181" w:author="Claude (revisão)" w:date="2026-10-01T20:00:00Z">
        <w:r>
          <w:rPr>
            <w:rFonts w:eastAsia="Open Sans" w:cs="Open Sans" w:ascii="Tahoma" w:hAnsi="Tahoma"/>
            <w:color w:val="365F91" w:themeColor="accent1" w:themeShade="bf"/>
            <w:sz w:val="22"/>
            <w:szCs w:val="22"/>
          </w:rPr>
          <w:t>integrar</w:t>
        </w:r>
      </w:ins>
      <w:r>
        <w:rPr>
          <w:rFonts w:eastAsia="Open Sans" w:cs="Open Sans" w:ascii="Tahoma" w:hAnsi="Tahoma"/>
          <w:color w:val="365F91" w:themeColor="accent1" w:themeShade="bf"/>
          <w:sz w:val="22"/>
          <w:szCs w:val="22"/>
        </w:rPr>
        <w:t xml:space="preserve"> o seguinte grupo excepcional: </w:t>
      </w:r>
      <w:del w:id="182" w:author="Claude (revisão)" w:date="2026-10-01T20:00:00Z">
        <w:r>
          <w:rPr>
            <w:rFonts w:eastAsia="Open Sans" w:cs="Open Sans" w:ascii="Tahoma" w:hAnsi="Tahoma"/>
            <w:color w:val="365F91" w:themeColor="accent1" w:themeShade="bf"/>
            <w:sz w:val="22"/>
            <w:szCs w:val="22"/>
            <w:shd w:fill="B8CCE4" w:val="clear"/>
          </w:rPr>
          <w:delText>______________________</w:delText>
        </w:r>
      </w:del>
      <w:ins w:id="183" w:author="Claude (revisão)" w:date="2026-10-01T20:00:00Z">
        <w:r>
          <w:rPr>
            <w:rFonts w:eastAsia="Open Sans" w:cs="Open Sans" w:ascii="Tahoma" w:hAnsi="Tahoma"/>
            <w:color w:val="365F91" w:themeColor="accent1" w:themeShade="bf"/>
            <w:sz w:val="22"/>
            <w:szCs w:val="22"/>
          </w:rPr>
          <w:t>______</w:t>
        </w:r>
      </w:ins>
      <w:r>
        <w:rPr>
          <w:rFonts w:eastAsia="Open Sans" w:cs="Open Sans" w:ascii="Tahoma" w:hAnsi="Tahoma"/>
          <w:color w:val="365F91" w:themeColor="accent1" w:themeShade="bf"/>
          <w:sz w:val="22"/>
          <w:szCs w:val="22"/>
        </w:rPr>
        <w:t xml:space="preserve"> (art. 6º, </w:t>
      </w:r>
      <w:del w:id="184" w:author="Claude (revisão)" w:date="2026-10-01T20:00:00Z">
        <w:r>
          <w:rPr>
            <w:rFonts w:eastAsia="Open Sans" w:cs="Open Sans" w:ascii="Tahoma" w:hAnsi="Tahoma"/>
            <w:color w:val="365F91" w:themeColor="accent1" w:themeShade="bf"/>
            <w:sz w:val="22"/>
            <w:szCs w:val="22"/>
            <w:shd w:fill="B8CCE4" w:val="clear"/>
          </w:rPr>
          <w:delText>§3º,</w:delText>
        </w:r>
      </w:del>
      <w:ins w:id="185" w:author="Claude (revisão)" w:date="2026-10-01T20:00:00Z">
        <w:r>
          <w:rPr>
            <w:rFonts w:eastAsia="Open Sans" w:cs="Open Sans" w:ascii="Tahoma" w:hAnsi="Tahoma"/>
            <w:color w:val="365F91" w:themeColor="accent1" w:themeShade="bf"/>
            <w:sz w:val="22"/>
            <w:szCs w:val="22"/>
          </w:rPr>
          <w:t>§ 3º,</w:t>
        </w:r>
      </w:ins>
      <w:r>
        <w:rPr>
          <w:rFonts w:eastAsia="Open Sans" w:cs="Open Sans" w:ascii="Tahoma" w:hAnsi="Tahoma"/>
          <w:color w:val="365F91" w:themeColor="accent1" w:themeShade="bf"/>
          <w:sz w:val="22"/>
          <w:szCs w:val="22"/>
        </w:rPr>
        <w:t xml:space="preserve"> ___,</w:t>
      </w:r>
      <w:ins w:id="186" w:author="Claude (revisão)" w:date="2026-10-01T20:00:00Z">
        <w:r>
          <w:rPr>
            <w:rFonts w:eastAsia="Open Sans" w:cs="Open Sans" w:ascii="Tahoma" w:hAnsi="Tahoma"/>
            <w:color w:val="365F91" w:themeColor="accent1" w:themeShade="bf"/>
            <w:sz w:val="22"/>
            <w:szCs w:val="22"/>
          </w:rPr>
          <w:t xml:space="preserve"> da</w:t>
        </w:r>
      </w:ins>
      <w:r>
        <w:rPr>
          <w:rFonts w:eastAsia="Open Sans" w:cs="Open Sans" w:ascii="Tahoma" w:hAnsi="Tahoma"/>
          <w:color w:val="365F91" w:themeColor="accent1" w:themeShade="bf"/>
          <w:sz w:val="22"/>
          <w:szCs w:val="22"/>
        </w:rPr>
        <w:t xml:space="preserve"> Portaria MDS nº 897/2023) (modelo </w:t>
      </w:r>
      <w:ins w:id="187" w:author="Claude (revisão)" w:date="2026-10-01T20:00:00Z">
        <w:r>
          <w:rPr>
            <w:rFonts w:eastAsia="Open Sans" w:cs="Open Sans" w:ascii="Tahoma" w:hAnsi="Tahoma"/>
            <w:color w:val="365F91" w:themeColor="accent1" w:themeShade="bf"/>
            <w:sz w:val="22"/>
            <w:szCs w:val="22"/>
          </w:rPr>
          <w:t xml:space="preserve">de ofício disponível no </w:t>
        </w:r>
      </w:ins>
      <w:r>
        <w:rPr>
          <w:rFonts w:eastAsia="Open Sans" w:cs="Open Sans" w:ascii="Tahoma" w:hAnsi="Tahoma"/>
          <w:color w:val="365F91" w:themeColor="accent1" w:themeShade="bf"/>
          <w:sz w:val="22"/>
          <w:szCs w:val="22"/>
        </w:rPr>
        <w:t xml:space="preserve">SEI </w:t>
      </w:r>
      <w:del w:id="188" w:author="Claude (revisão)" w:date="2026-10-01T20:00:00Z">
        <w:r>
          <w:rPr>
            <w:rFonts w:eastAsia="Open Sans" w:cs="Open Sans" w:ascii="Tahoma" w:hAnsi="Tahoma"/>
            <w:color w:val="365F91" w:themeColor="accent1" w:themeShade="bf"/>
            <w:sz w:val="22"/>
            <w:szCs w:val="22"/>
          </w:rPr>
          <w:delText>8170679)</w:delText>
        </w:r>
      </w:del>
      <w:ins w:id="189" w:author="Claude (revisão)" w:date="2026-10-01T20:00:00Z">
        <w:r>
          <w:rPr>
            <w:rFonts w:eastAsia="Open Sans" w:cs="Open Sans" w:ascii="Tahoma" w:hAnsi="Tahoma"/>
            <w:color w:val="365F91" w:themeColor="accent1" w:themeShade="bf"/>
            <w:sz w:val="22"/>
            <w:szCs w:val="22"/>
          </w:rPr>
          <w:t>8170679);</w:t>
        </w:r>
      </w:ins>
    </w:p>
    <w:p>
      <w:pPr>
        <w:pStyle w:val="Normal"/>
        <w:spacing w:lineRule="auto" w:line="360" w:before="80" w:after="80"/>
        <w:ind w:left="567" w:right="569" w:hanging="0"/>
        <w:jc w:val="both"/>
        <w:rPr>
          <w:rFonts w:ascii="Tahoma" w:hAnsi="Tahoma"/>
          <w:sz w:val="22"/>
          <w:szCs w:val="22"/>
          <w:ins w:id="192" w:author="Claude (revisão)" w:date="2026-10-01T20:00:00Z"/>
        </w:rPr>
      </w:pPr>
      <w:del w:id="190" w:author="Claude (revisão)" w:date="2026-10-01T20:00:00Z">
        <w:r>
          <w:rPr>
            <w:rFonts w:eastAsia="Open Sans" w:cs="Open Sans" w:ascii="Tahoma" w:hAnsi="Tahoma"/>
            <w:color w:val="365F91" w:themeColor="accent1" w:themeShade="bf"/>
            <w:sz w:val="22"/>
            <w:szCs w:val="22"/>
          </w:rPr>
          <w:delText xml:space="preserve">OU </w:delText>
        </w:r>
      </w:del>
      <w:ins w:id="191" w:author="Claude (revisão)" w:date="2026-10-01T20:00:00Z">
        <w:r>
          <w:rPr>
            <w:rFonts w:eastAsia="Open Sans" w:cs="Open Sans" w:ascii="Tahoma" w:hAnsi="Tahoma"/>
            <w:color w:val="365F91" w:themeColor="accent1" w:themeShade="bf"/>
            <w:sz w:val="22"/>
            <w:szCs w:val="22"/>
          </w:rPr>
          <w:t>E/OU</w:t>
        </w:r>
      </w:ins>
    </w:p>
    <w:p>
      <w:pPr>
        <w:pStyle w:val="Normal"/>
        <w:spacing w:lineRule="auto" w:line="360" w:before="80" w:after="80"/>
        <w:ind w:left="567" w:right="569" w:hanging="0"/>
        <w:jc w:val="both"/>
        <w:rPr>
          <w:rFonts w:ascii="Tahoma" w:hAnsi="Tahoma"/>
          <w:sz w:val="22"/>
          <w:szCs w:val="22"/>
        </w:rPr>
      </w:pPr>
      <w:ins w:id="193" w:author="Claude (revisão)" w:date="2026-10-01T20:00:00Z">
        <w:r>
          <w:rPr>
            <w:rFonts w:eastAsia="Open Sans" w:cs="Open Sans" w:ascii="Tahoma" w:hAnsi="Tahoma"/>
            <w:color w:val="365F91" w:themeColor="accent1" w:themeShade="bf"/>
            <w:sz w:val="22"/>
            <w:szCs w:val="22"/>
          </w:rPr>
          <w:t xml:space="preserve">(ii) requerendo a </w:t>
        </w:r>
      </w:ins>
      <w:r>
        <w:rPr>
          <w:rFonts w:eastAsia="Open Sans" w:cs="Open Sans" w:ascii="Tahoma" w:hAnsi="Tahoma"/>
          <w:color w:val="365F91" w:themeColor="accent1" w:themeShade="bf"/>
          <w:sz w:val="22"/>
          <w:szCs w:val="22"/>
        </w:rPr>
        <w:t xml:space="preserve">realização da entrevista </w:t>
      </w:r>
      <w:del w:id="194" w:author="Claude (revisão)" w:date="2026-10-01T20:00:00Z">
        <w:r>
          <w:rPr>
            <w:rFonts w:eastAsia="Open Sans" w:cs="Open Sans" w:ascii="Tahoma" w:hAnsi="Tahoma"/>
            <w:color w:val="365F91" w:themeColor="accent1" w:themeShade="bf"/>
            <w:sz w:val="22"/>
            <w:szCs w:val="22"/>
            <w:shd w:fill="B8CCE4" w:val="clear"/>
          </w:rPr>
          <w:delText>domiciliar</w:delText>
        </w:r>
      </w:del>
      <w:ins w:id="195" w:author="Claude (revisão)" w:date="2026-10-01T20:00:00Z">
        <w:r>
          <w:rPr>
            <w:rFonts w:eastAsia="Open Sans" w:cs="Open Sans" w:ascii="Tahoma" w:hAnsi="Tahoma"/>
            <w:color w:val="365F91" w:themeColor="accent1" w:themeShade="bf"/>
            <w:sz w:val="22"/>
            <w:szCs w:val="22"/>
          </w:rPr>
          <w:t>domiciliar,</w:t>
        </w:r>
      </w:ins>
      <w:r>
        <w:rPr>
          <w:rFonts w:eastAsia="Open Sans" w:cs="Open Sans" w:ascii="Tahoma" w:hAnsi="Tahoma"/>
          <w:color w:val="365F91" w:themeColor="accent1" w:themeShade="bf"/>
          <w:sz w:val="22"/>
          <w:szCs w:val="22"/>
        </w:rPr>
        <w:t xml:space="preserve"> a fim de (re)incluir o/a </w:t>
      </w:r>
      <w:del w:id="196" w:author="Claude (revisão)" w:date="2026-10-01T20:00:00Z">
        <w:r>
          <w:rPr>
            <w:rFonts w:eastAsia="Open Sans" w:cs="Open Sans" w:ascii="Tahoma" w:hAnsi="Tahoma"/>
            <w:color w:val="365F91" w:themeColor="accent1" w:themeShade="bf"/>
            <w:sz w:val="22"/>
            <w:szCs w:val="22"/>
            <w:shd w:fill="B8CCE4" w:val="clear"/>
          </w:rPr>
          <w:delText>beneficiário/a</w:delText>
        </w:r>
      </w:del>
      <w:ins w:id="197" w:author="Claude (revisão)" w:date="2026-10-01T20:00:00Z">
        <w:r>
          <w:rPr>
            <w:rFonts w:eastAsia="Open Sans" w:cs="Open Sans" w:ascii="Tahoma" w:hAnsi="Tahoma"/>
            <w:color w:val="365F91" w:themeColor="accent1" w:themeShade="bf"/>
            <w:sz w:val="22"/>
            <w:szCs w:val="22"/>
          </w:rPr>
          <w:t>beneficiário/a,</w:t>
        </w:r>
      </w:ins>
      <w:r>
        <w:rPr>
          <w:rFonts w:eastAsia="Open Sans" w:cs="Open Sans" w:ascii="Tahoma" w:hAnsi="Tahoma"/>
          <w:color w:val="365F91" w:themeColor="accent1" w:themeShade="bf"/>
          <w:sz w:val="22"/>
          <w:szCs w:val="22"/>
        </w:rPr>
        <w:t xml:space="preserve"> integrante de família unipessoal, nos termos do art. 6º, </w:t>
      </w:r>
      <w:del w:id="198" w:author="Claude (revisão)" w:date="2026-10-01T20:00:00Z">
        <w:r>
          <w:rPr>
            <w:rFonts w:eastAsia="Open Sans" w:cs="Open Sans" w:ascii="Tahoma" w:hAnsi="Tahoma"/>
            <w:color w:val="365F91" w:themeColor="accent1" w:themeShade="bf"/>
            <w:sz w:val="22"/>
            <w:szCs w:val="22"/>
            <w:shd w:fill="B8CCE4" w:val="clear"/>
          </w:rPr>
          <w:delText>§3º,</w:delText>
        </w:r>
      </w:del>
      <w:ins w:id="199" w:author="Claude (revisão)" w:date="2026-10-01T20:00:00Z">
        <w:r>
          <w:rPr>
            <w:rFonts w:eastAsia="Open Sans" w:cs="Open Sans" w:ascii="Tahoma" w:hAnsi="Tahoma"/>
            <w:color w:val="365F91" w:themeColor="accent1" w:themeShade="bf"/>
            <w:sz w:val="22"/>
            <w:szCs w:val="22"/>
          </w:rPr>
          <w:t>§ 3º,</w:t>
        </w:r>
      </w:ins>
      <w:r>
        <w:rPr>
          <w:rFonts w:eastAsia="Open Sans" w:cs="Open Sans" w:ascii="Tahoma" w:hAnsi="Tahoma"/>
          <w:color w:val="365F91" w:themeColor="accent1" w:themeShade="bf"/>
          <w:sz w:val="22"/>
          <w:szCs w:val="22"/>
        </w:rPr>
        <w:t xml:space="preserve"> IX,</w:t>
      </w:r>
      <w:ins w:id="200" w:author="Claude (revisão)" w:date="2026-10-01T20:00:00Z">
        <w:r>
          <w:rPr>
            <w:rFonts w:eastAsia="Open Sans" w:cs="Open Sans" w:ascii="Tahoma" w:hAnsi="Tahoma"/>
            <w:color w:val="365F91" w:themeColor="accent1" w:themeShade="bf"/>
            <w:sz w:val="22"/>
            <w:szCs w:val="22"/>
          </w:rPr>
          <w:t xml:space="preserve"> da</w:t>
        </w:r>
      </w:ins>
      <w:r>
        <w:rPr>
          <w:rFonts w:eastAsia="Open Sans" w:cs="Open Sans" w:ascii="Tahoma" w:hAnsi="Tahoma"/>
          <w:color w:val="365F91" w:themeColor="accent1" w:themeShade="bf"/>
          <w:sz w:val="22"/>
          <w:szCs w:val="22"/>
        </w:rPr>
        <w:t xml:space="preserve"> Portaria MDS </w:t>
      </w:r>
      <w:del w:id="201" w:author="Claude (revisão)" w:date="2026-10-01T20:00:00Z">
        <w:r>
          <w:rPr>
            <w:rFonts w:eastAsia="Open Sans" w:cs="Open Sans" w:ascii="Tahoma" w:hAnsi="Tahoma"/>
            <w:color w:val="365F91" w:themeColor="accent1" w:themeShade="bf"/>
            <w:sz w:val="22"/>
            <w:szCs w:val="22"/>
            <w:shd w:fill="B8CCE4" w:val="clear"/>
          </w:rPr>
          <w:delText>897/2023</w:delText>
        </w:r>
      </w:del>
      <w:del w:id="202" w:author="Claude (revisão)" w:date="2026-10-01T20:00:00Z">
        <w:r>
          <w:rPr>
            <w:rFonts w:eastAsia="Open Sans" w:cs="Open Sans" w:ascii="Tahoma" w:hAnsi="Tahoma"/>
            <w:color w:val="365F91" w:themeColor="accent1" w:themeShade="bf"/>
            <w:sz w:val="22"/>
            <w:szCs w:val="22"/>
          </w:rPr>
          <w:delText>.</w:delText>
        </w:r>
      </w:del>
      <w:ins w:id="203" w:author="Claude (revisão)" w:date="2026-10-01T20:00:00Z">
        <w:r>
          <w:rPr>
            <w:rFonts w:eastAsia="Open Sans" w:cs="Open Sans" w:ascii="Tahoma" w:hAnsi="Tahoma"/>
            <w:color w:val="365F91" w:themeColor="accent1" w:themeShade="bf"/>
            <w:sz w:val="22"/>
            <w:szCs w:val="22"/>
          </w:rPr>
          <w:t>nº 897/2023</w:t>
        </w:r>
      </w:ins>
      <w:r>
        <w:rPr>
          <w:rFonts w:eastAsia="Open Sans" w:cs="Open Sans" w:ascii="Tahoma" w:hAnsi="Tahoma"/>
          <w:color w:val="365F91" w:themeColor="accent1" w:themeShade="bf"/>
          <w:sz w:val="22"/>
          <w:szCs w:val="22"/>
        </w:rPr>
        <w:t xml:space="preserve"> (modelo </w:t>
      </w:r>
      <w:ins w:id="204" w:author="Claude (revisão)" w:date="2026-10-01T20:00:00Z">
        <w:r>
          <w:rPr>
            <w:rFonts w:eastAsia="Open Sans" w:cs="Open Sans" w:ascii="Tahoma" w:hAnsi="Tahoma"/>
            <w:color w:val="365F91" w:themeColor="accent1" w:themeShade="bf"/>
            <w:sz w:val="22"/>
            <w:szCs w:val="22"/>
          </w:rPr>
          <w:t xml:space="preserve">de ofício disponível no </w:t>
        </w:r>
      </w:ins>
      <w:r>
        <w:rPr>
          <w:rFonts w:eastAsia="Open Sans" w:cs="Open Sans" w:ascii="Tahoma" w:hAnsi="Tahoma"/>
          <w:color w:val="365F91" w:themeColor="accent1" w:themeShade="bf"/>
          <w:sz w:val="22"/>
          <w:szCs w:val="22"/>
        </w:rPr>
        <w:t xml:space="preserve">SEI </w:t>
      </w:r>
      <w:del w:id="205" w:author="Claude (revisão)" w:date="2026-10-01T20:00:00Z">
        <w:r>
          <w:rPr>
            <w:rFonts w:eastAsia="Open Sans" w:cs="Open Sans" w:ascii="Tahoma" w:hAnsi="Tahoma"/>
            <w:color w:val="365F91" w:themeColor="accent1" w:themeShade="bf"/>
            <w:sz w:val="22"/>
            <w:szCs w:val="22"/>
          </w:rPr>
          <w:delText>8170697)</w:delText>
        </w:r>
      </w:del>
      <w:ins w:id="206" w:author="Claude (revisão)" w:date="2026-10-01T20:00:00Z">
        <w:r>
          <w:rPr>
            <w:rFonts w:eastAsia="Open Sans" w:cs="Open Sans" w:ascii="Tahoma" w:hAnsi="Tahoma"/>
            <w:color w:val="365F91" w:themeColor="accent1" w:themeShade="bf"/>
            <w:sz w:val="22"/>
            <w:szCs w:val="22"/>
          </w:rPr>
          <w:t>8170697).</w:t>
        </w:r>
      </w:ins>
    </w:p>
    <w:p>
      <w:pPr>
        <w:pStyle w:val="Normal"/>
        <w:widowControl w:val="false"/>
        <w:suppressAutoHyphens w:val="false"/>
        <w:bidi w:val="0"/>
        <w:spacing w:lineRule="auto" w:line="360" w:before="80" w:after="80"/>
        <w:ind w:left="0" w:right="567" w:firstLine="1134"/>
        <w:jc w:val="both"/>
        <w:rPr>
          <w:rFonts w:ascii="Tahoma" w:hAnsi="Tahoma"/>
          <w:sz w:val="22"/>
          <w:szCs w:val="22"/>
        </w:rPr>
      </w:pPr>
      <w:r>
        <w:rPr>
          <w:rFonts w:eastAsia="Open Sans" w:cs="Open Sans" w:ascii="Tahoma" w:hAnsi="Tahoma"/>
          <w:color w:val="365F91" w:themeColor="accent1" w:themeShade="bf"/>
          <w:sz w:val="22"/>
          <w:szCs w:val="22"/>
        </w:rPr>
        <w:t xml:space="preserve">Em resposta, a </w:t>
      </w:r>
      <w:del w:id="207" w:author="Claude (revisão)" w:date="2026-10-01T20:00:00Z">
        <w:r>
          <w:rPr>
            <w:rFonts w:eastAsia="Open Sans" w:cs="Open Sans" w:ascii="Tahoma" w:hAnsi="Tahoma"/>
            <w:color w:val="365F91" w:themeColor="accent1" w:themeShade="bf"/>
            <w:sz w:val="22"/>
            <w:szCs w:val="22"/>
          </w:rPr>
          <w:delText>Secretária</w:delText>
        </w:r>
      </w:del>
      <w:ins w:id="208" w:author="Claude (revisão)" w:date="2026-10-01T20:00:00Z">
        <w:r>
          <w:rPr>
            <w:rFonts w:eastAsia="Open Sans" w:cs="Open Sans" w:ascii="Tahoma" w:hAnsi="Tahoma"/>
            <w:color w:val="365F91" w:themeColor="accent1" w:themeShade="bf"/>
            <w:sz w:val="22"/>
            <w:szCs w:val="22"/>
          </w:rPr>
          <w:t>Secretaria</w:t>
        </w:r>
      </w:ins>
      <w:r>
        <w:rPr>
          <w:rFonts w:eastAsia="Open Sans" w:cs="Open Sans" w:ascii="Tahoma" w:hAnsi="Tahoma"/>
          <w:color w:val="365F91" w:themeColor="accent1" w:themeShade="bf"/>
          <w:sz w:val="22"/>
          <w:szCs w:val="22"/>
        </w:rPr>
        <w:t xml:space="preserve"> de Assistência Social do Município de ________ informou que </w:t>
      </w:r>
      <w:del w:id="209" w:author="Claude (revisão)" w:date="2026-10-01T20:00:00Z">
        <w:r>
          <w:rPr>
            <w:rFonts w:eastAsia="Open Sans" w:cs="Open Sans" w:ascii="Tahoma" w:hAnsi="Tahoma"/>
            <w:color w:val="365F91" w:themeColor="accent1" w:themeShade="bf"/>
            <w:sz w:val="22"/>
            <w:szCs w:val="22"/>
          </w:rPr>
          <w:delText>_______.</w:delText>
        </w:r>
      </w:del>
      <w:ins w:id="210" w:author="Claude (revisão)" w:date="2026-10-01T20:00:00Z">
        <w:r>
          <w:rPr>
            <w:rFonts w:eastAsia="Open Sans" w:cs="Open Sans" w:ascii="Tahoma" w:hAnsi="Tahoma"/>
            <w:color w:val="365F91" w:themeColor="accent1" w:themeShade="bf"/>
            <w:sz w:val="22"/>
            <w:szCs w:val="22"/>
          </w:rPr>
          <w:t>________.</w:t>
        </w:r>
      </w:ins>
    </w:p>
    <w:p>
      <w:pPr>
        <w:pStyle w:val="Normal"/>
        <w:widowControl w:val="false"/>
        <w:suppressAutoHyphens w:val="false"/>
        <w:bidi w:val="0"/>
        <w:spacing w:lineRule="auto" w:line="360" w:before="80" w:after="80"/>
        <w:ind w:left="0" w:right="567" w:firstLine="1134"/>
        <w:jc w:val="both"/>
        <w:rPr>
          <w:rFonts w:ascii="Tahoma" w:hAnsi="Tahoma"/>
          <w:sz w:val="22"/>
          <w:szCs w:val="22"/>
        </w:rPr>
      </w:pPr>
      <w:r>
        <w:rPr>
          <w:rFonts w:eastAsia="Open Sans" w:cs="Open Sans" w:ascii="Tahoma" w:hAnsi="Tahoma"/>
          <w:color w:val="365F91" w:themeColor="accent1" w:themeShade="bf"/>
          <w:sz w:val="22"/>
          <w:szCs w:val="22"/>
        </w:rPr>
        <w:t xml:space="preserve">Diante da tentativa frustrada de solução extrajudicial, a parte autora ajuíza a presente ação, a fim de ser (re)incluída no Programa Bolsa Família, com efeitos retroativos </w:t>
      </w:r>
      <w:del w:id="211" w:author="Claude (revisão)" w:date="2026-10-01T20:00:00Z">
        <w:r>
          <w:rPr>
            <w:rFonts w:eastAsia="Open Sans" w:cs="Open Sans" w:ascii="Tahoma" w:hAnsi="Tahoma"/>
            <w:color w:val="365F91" w:themeColor="accent1" w:themeShade="bf"/>
            <w:sz w:val="22"/>
            <w:szCs w:val="22"/>
          </w:rPr>
          <w:delText>à</w:delText>
        </w:r>
      </w:del>
      <w:ins w:id="212" w:author="Claude (revisão)" w:date="2026-10-01T20:00:00Z">
        <w:r>
          <w:rPr>
            <w:rFonts w:eastAsia="Open Sans" w:cs="Open Sans" w:ascii="Tahoma" w:hAnsi="Tahoma"/>
            <w:color w:val="365F91" w:themeColor="accent1" w:themeShade="bf"/>
            <w:sz w:val="22"/>
            <w:szCs w:val="22"/>
          </w:rPr>
          <w:t>a</w:t>
        </w:r>
      </w:ins>
      <w:r>
        <w:rPr>
          <w:rFonts w:eastAsia="Open Sans" w:cs="Open Sans" w:ascii="Tahoma" w:hAnsi="Tahoma"/>
          <w:color w:val="365F91" w:themeColor="accent1" w:themeShade="bf"/>
          <w:sz w:val="22"/>
          <w:szCs w:val="22"/>
        </w:rPr>
        <w:t xml:space="preserve"> __/__/__ (data da atualização do CadÚnico ou </w:t>
      </w:r>
      <w:ins w:id="213" w:author="Claude (revisão)" w:date="2026-10-01T20:00:00Z">
        <w:r>
          <w:rPr>
            <w:rFonts w:eastAsia="Open Sans" w:cs="Open Sans" w:ascii="Tahoma" w:hAnsi="Tahoma"/>
            <w:color w:val="365F91" w:themeColor="accent1" w:themeShade="bf"/>
            <w:sz w:val="22"/>
            <w:szCs w:val="22"/>
          </w:rPr>
          <w:t xml:space="preserve">da </w:t>
        </w:r>
      </w:ins>
      <w:r>
        <w:rPr>
          <w:rFonts w:eastAsia="Open Sans" w:cs="Open Sans" w:ascii="Tahoma" w:hAnsi="Tahoma"/>
          <w:color w:val="365F91" w:themeColor="accent1" w:themeShade="bf"/>
          <w:sz w:val="22"/>
          <w:szCs w:val="22"/>
        </w:rPr>
        <w:t>exclusão do PBF).</w:t>
      </w:r>
    </w:p>
    <w:p>
      <w:pPr>
        <w:pStyle w:val="Normal"/>
        <w:spacing w:lineRule="auto" w:line="360" w:before="80" w:after="80"/>
        <w:ind w:right="569" w:hanging="0"/>
        <w:jc w:val="both"/>
        <w:rPr>
          <w:rFonts w:ascii="Tahoma" w:hAnsi="Tahoma" w:cs="Open Sans"/>
          <w:color w:val="365F91" w:themeColor="accent1" w:themeShade="bf"/>
          <w:sz w:val="22"/>
          <w:szCs w:val="22"/>
        </w:rPr>
      </w:pPr>
      <w:r>
        <w:rPr>
          <w:rFonts w:cs="Open Sans" w:ascii="Tahoma" w:hAnsi="Tahoma"/>
          <w:color w:val="365F91" w:themeColor="accent1" w:themeShade="bf"/>
          <w:sz w:val="22"/>
          <w:szCs w:val="22"/>
        </w:rPr>
      </w:r>
    </w:p>
    <w:p>
      <w:pPr>
        <w:pStyle w:val="Normal"/>
        <w:spacing w:lineRule="auto" w:line="360" w:before="80" w:after="80"/>
        <w:ind w:right="569" w:hanging="0"/>
        <w:jc w:val="both"/>
        <w:rPr>
          <w:rFonts w:ascii="Tahoma" w:hAnsi="Tahoma"/>
          <w:sz w:val="22"/>
          <w:szCs w:val="22"/>
          <w:del w:id="215" w:author="Claude (revisão)" w:date="2026-10-01T20:00:00Z"/>
        </w:rPr>
      </w:pPr>
      <w:del w:id="214" w:author="Claude (revisão)" w:date="2026-10-01T20:00:00Z">
        <w:r>
          <w:rPr>
            <w:rFonts w:eastAsia="Open Sans" w:cs="Open Sans" w:ascii="Tahoma" w:hAnsi="Tahoma"/>
            <w:b/>
            <w:bCs/>
            <w:i/>
            <w:iCs/>
            <w:color w:val="365F91" w:themeColor="accent1" w:themeShade="bf"/>
            <w:sz w:val="22"/>
            <w:szCs w:val="22"/>
          </w:rPr>
          <w:delText>DA ILEGALIDADE DA APLICAÇÃO DA PORTARIA MDS 897/2023, COM REDAÇÃO DADA PELA PORTARIA MDS 911/2023, AO CASO CONCRETO. TEMA 379 TNU.</w:delText>
        </w:r>
      </w:del>
    </w:p>
    <w:p>
      <w:pPr>
        <w:pStyle w:val="Normal"/>
        <w:spacing w:lineRule="auto" w:line="360" w:before="80" w:after="80"/>
        <w:ind w:right="569" w:hanging="0"/>
        <w:jc w:val="both"/>
        <w:rPr>
          <w:rFonts w:ascii="Tahoma" w:hAnsi="Tahoma"/>
          <w:sz w:val="22"/>
          <w:szCs w:val="22"/>
          <w:ins w:id="217" w:author="Claude (revisão)" w:date="2026-10-01T20:00:00Z"/>
        </w:rPr>
      </w:pPr>
      <w:ins w:id="216" w:author="Claude (revisão)" w:date="2026-10-01T20:00:00Z">
        <w:r>
          <w:rPr>
            <w:rFonts w:eastAsia="Open Sans" w:cs="Open Sans" w:ascii="Tahoma" w:hAnsi="Tahoma"/>
            <w:b/>
            <w:bCs/>
            <w:i/>
            <w:iCs/>
            <w:color w:val="365F91" w:themeColor="accent1" w:themeShade="bf"/>
            <w:sz w:val="22"/>
            <w:szCs w:val="22"/>
          </w:rPr>
          <w:t>IV. DA ILEGALIDADE DO LIMITE DE 16% PARA CASOS ANTERIORES À LEI Nº 15.077/2024. TEMA 379 DA TNU</w:t>
        </w:r>
      </w:ins>
    </w:p>
    <w:p>
      <w:pPr>
        <w:pStyle w:val="Normal"/>
        <w:widowControl w:val="false"/>
        <w:suppressAutoHyphens w:val="false"/>
        <w:bidi w:val="0"/>
        <w:spacing w:lineRule="auto" w:line="360" w:before="80" w:after="80"/>
        <w:ind w:left="0" w:right="567" w:firstLine="1134"/>
        <w:jc w:val="both"/>
        <w:rPr>
          <w:rFonts w:eastAsia="Open Sans" w:cs="Open Sans"/>
          <w:b/>
          <w:b/>
          <w:bCs/>
          <w:color w:val="365F91" w:themeColor="accent1" w:themeShade="bf"/>
        </w:rPr>
      </w:pPr>
      <w:del w:id="218" w:author="Claude (revisão)" w:date="2026-10-01T20:00:00Z">
        <w:r>
          <w:rPr>
            <w:rFonts w:eastAsia="Open Sans" w:cs="Open Sans" w:ascii="Tahoma" w:hAnsi="Tahoma"/>
            <w:color w:val="365F91" w:themeColor="accent1" w:themeShade="bf"/>
            <w:sz w:val="22"/>
            <w:szCs w:val="22"/>
          </w:rPr>
          <w:delText>O/A</w:delText>
        </w:r>
      </w:del>
      <w:ins w:id="219" w:author="Claude (revisão)" w:date="2026-10-01T20:00:00Z">
        <w:r>
          <w:rPr>
            <w:rFonts w:eastAsia="Open Sans" w:cs="Open Sans" w:ascii="Tahoma" w:hAnsi="Tahoma"/>
            <w:color w:val="365F91" w:themeColor="accent1" w:themeShade="bf"/>
            <w:sz w:val="22"/>
            <w:szCs w:val="22"/>
          </w:rPr>
          <w:t>A</w:t>
        </w:r>
      </w:ins>
      <w:r>
        <w:rPr>
          <w:rFonts w:eastAsia="Open Sans" w:cs="Open Sans" w:ascii="Tahoma" w:hAnsi="Tahoma"/>
          <w:color w:val="365F91" w:themeColor="accent1" w:themeShade="bf"/>
          <w:sz w:val="22"/>
          <w:szCs w:val="22"/>
        </w:rPr>
        <w:t xml:space="preserve"> </w:t>
      </w:r>
      <w:del w:id="220" w:author="Claude (revisão)" w:date="2026-10-01T20:00:00Z">
        <w:r>
          <w:rPr>
            <w:rFonts w:eastAsia="Open Sans" w:cs="Open Sans" w:ascii="Tahoma" w:hAnsi="Tahoma"/>
            <w:color w:val="365F91" w:themeColor="accent1" w:themeShade="bf"/>
            <w:sz w:val="22"/>
            <w:szCs w:val="22"/>
          </w:rPr>
          <w:delText>autor/a</w:delText>
        </w:r>
      </w:del>
      <w:ins w:id="221" w:author="Claude (revisão)" w:date="2026-10-01T20:00:00Z">
        <w:r>
          <w:rPr>
            <w:rFonts w:eastAsia="Open Sans" w:cs="Open Sans" w:ascii="Tahoma" w:hAnsi="Tahoma"/>
            <w:color w:val="365F91" w:themeColor="accent1" w:themeShade="bf"/>
            <w:sz w:val="22"/>
            <w:szCs w:val="22"/>
          </w:rPr>
          <w:t>parte autora</w:t>
        </w:r>
      </w:ins>
      <w:r>
        <w:rPr>
          <w:rFonts w:eastAsia="Open Sans" w:cs="Open Sans" w:ascii="Tahoma" w:hAnsi="Tahoma"/>
          <w:color w:val="365F91" w:themeColor="accent1" w:themeShade="bf"/>
          <w:sz w:val="22"/>
          <w:szCs w:val="22"/>
        </w:rPr>
        <w:t xml:space="preserve"> foi </w:t>
      </w:r>
      <w:del w:id="222" w:author="Claude (revisão)" w:date="2026-10-01T20:00:00Z">
        <w:r>
          <w:rPr>
            <w:rFonts w:eastAsia="Open Sans" w:cs="Open Sans" w:ascii="Tahoma" w:hAnsi="Tahoma"/>
            <w:color w:val="365F91" w:themeColor="accent1" w:themeShade="bf"/>
            <w:sz w:val="22"/>
            <w:szCs w:val="22"/>
          </w:rPr>
          <w:delText>excluído/obstado/a</w:delText>
        </w:r>
      </w:del>
      <w:ins w:id="223" w:author="Claude (revisão)" w:date="2026-10-01T20:00:00Z">
        <w:r>
          <w:rPr>
            <w:rFonts w:eastAsia="Open Sans" w:cs="Open Sans" w:ascii="Tahoma" w:hAnsi="Tahoma"/>
            <w:color w:val="365F91" w:themeColor="accent1" w:themeShade="bf"/>
            <w:sz w:val="22"/>
            <w:szCs w:val="22"/>
          </w:rPr>
          <w:t>impedida</w:t>
        </w:r>
      </w:ins>
      <w:r>
        <w:rPr>
          <w:rFonts w:eastAsia="Open Sans" w:cs="Open Sans" w:ascii="Tahoma" w:hAnsi="Tahoma"/>
          <w:color w:val="365F91" w:themeColor="accent1" w:themeShade="bf"/>
          <w:sz w:val="22"/>
          <w:szCs w:val="22"/>
        </w:rPr>
        <w:t xml:space="preserve"> de ingressar no Programa Bolsa Família sob o fundamento exclusivo de que o Município em que reside atingiu o limite de 16% de famílias </w:t>
      </w:r>
      <w:del w:id="224" w:author="Claude (revisão)" w:date="2026-10-01T20:00:00Z">
        <w:r>
          <w:rPr>
            <w:rFonts w:eastAsia="Open Sans" w:cs="Open Sans" w:ascii="Tahoma" w:hAnsi="Tahoma"/>
            <w:color w:val="365F91" w:themeColor="accent1" w:themeShade="bf"/>
            <w:sz w:val="22"/>
            <w:szCs w:val="22"/>
          </w:rPr>
          <w:delText>unipessoais</w:delText>
        </w:r>
      </w:del>
      <w:ins w:id="225" w:author="Claude (revisão)" w:date="2026-10-01T20:00:00Z">
        <w:r>
          <w:rPr>
            <w:rFonts w:eastAsia="Open Sans" w:cs="Open Sans" w:ascii="Tahoma" w:hAnsi="Tahoma"/>
            <w:color w:val="365F91" w:themeColor="accent1" w:themeShade="bf"/>
            <w:sz w:val="22"/>
            <w:szCs w:val="22"/>
          </w:rPr>
          <w:t>unipessoais,</w:t>
        </w:r>
      </w:ins>
      <w:r>
        <w:rPr>
          <w:rFonts w:eastAsia="Open Sans" w:cs="Open Sans" w:ascii="Tahoma" w:hAnsi="Tahoma"/>
          <w:color w:val="365F91" w:themeColor="accent1" w:themeShade="bf"/>
          <w:sz w:val="22"/>
          <w:szCs w:val="22"/>
        </w:rPr>
        <w:t xml:space="preserve"> </w:t>
      </w:r>
      <w:del w:id="226" w:author="Claude (revisão)" w:date="2026-10-01T20:00:00Z">
        <w:r>
          <w:rPr>
            <w:rFonts w:eastAsia="Open Sans" w:cs="Open Sans" w:ascii="Tahoma" w:hAnsi="Tahoma"/>
            <w:color w:val="365F91" w:themeColor="accent1" w:themeShade="bf"/>
            <w:sz w:val="22"/>
            <w:szCs w:val="22"/>
          </w:rPr>
          <w:delText>conforme</w:delText>
        </w:r>
      </w:del>
      <w:ins w:id="227" w:author="Claude (revisão)" w:date="2026-10-01T20:00:00Z">
        <w:r>
          <w:rPr>
            <w:rFonts w:eastAsia="Open Sans" w:cs="Open Sans" w:ascii="Tahoma" w:hAnsi="Tahoma"/>
            <w:color w:val="365F91" w:themeColor="accent1" w:themeShade="bf"/>
            <w:sz w:val="22"/>
            <w:szCs w:val="22"/>
          </w:rPr>
          <w:t>previsto</w:t>
        </w:r>
      </w:ins>
      <w:r>
        <w:rPr>
          <w:rFonts w:eastAsia="Open Sans" w:cs="Open Sans" w:ascii="Tahoma" w:hAnsi="Tahoma"/>
          <w:color w:val="365F91" w:themeColor="accent1" w:themeShade="bf"/>
          <w:sz w:val="22"/>
          <w:szCs w:val="22"/>
        </w:rPr>
        <w:t xml:space="preserve"> </w:t>
      </w:r>
      <w:del w:id="228" w:author="Claude (revisão)" w:date="2026-10-01T20:00:00Z">
        <w:r>
          <w:rPr>
            <w:rFonts w:eastAsia="Open Sans" w:cs="Open Sans" w:ascii="Tahoma" w:hAnsi="Tahoma"/>
            <w:color w:val="365F91" w:themeColor="accent1" w:themeShade="bf"/>
            <w:sz w:val="22"/>
            <w:szCs w:val="22"/>
          </w:rPr>
          <w:delText>estabelecido pelo</w:delText>
        </w:r>
      </w:del>
      <w:ins w:id="229" w:author="Claude (revisão)" w:date="2026-10-01T20:00:00Z">
        <w:r>
          <w:rPr>
            <w:rFonts w:eastAsia="Open Sans" w:cs="Open Sans" w:ascii="Tahoma" w:hAnsi="Tahoma"/>
            <w:color w:val="365F91" w:themeColor="accent1" w:themeShade="bf"/>
            <w:sz w:val="22"/>
            <w:szCs w:val="22"/>
          </w:rPr>
          <w:t>no</w:t>
        </w:r>
      </w:ins>
      <w:r>
        <w:rPr>
          <w:rFonts w:eastAsia="Open Sans" w:cs="Open Sans" w:ascii="Tahoma" w:hAnsi="Tahoma"/>
          <w:color w:val="365F91" w:themeColor="accent1" w:themeShade="bf"/>
          <w:sz w:val="22"/>
          <w:szCs w:val="22"/>
        </w:rPr>
        <w:t xml:space="preserve"> art. 6º,</w:t>
      </w:r>
      <w:del w:id="230" w:author="Claude (revisão)" w:date="2026-10-01T20:00:00Z">
        <w:r>
          <w:rPr>
            <w:rFonts w:eastAsia="Open Sans" w:cs="Open Sans" w:ascii="Tahoma" w:hAnsi="Tahoma"/>
            <w:color w:val="365F91" w:themeColor="accent1" w:themeShade="bf"/>
            <w:sz w:val="22"/>
            <w:szCs w:val="22"/>
          </w:rPr>
          <w:delText xml:space="preserve"> V,</w:delText>
        </w:r>
      </w:del>
      <w:r>
        <w:rPr>
          <w:rFonts w:eastAsia="Open Sans" w:cs="Open Sans" w:ascii="Tahoma" w:hAnsi="Tahoma"/>
          <w:color w:val="365F91" w:themeColor="accent1" w:themeShade="bf"/>
          <w:sz w:val="22"/>
          <w:szCs w:val="22"/>
        </w:rPr>
        <w:t xml:space="preserve"> § 2º, da Portaria MDS nº 897/2023, </w:t>
      </w:r>
      <w:del w:id="231" w:author="Claude (revisão)" w:date="2026-10-01T20:00:00Z">
        <w:r>
          <w:rPr>
            <w:rFonts w:eastAsia="Open Sans" w:cs="Open Sans" w:ascii="Tahoma" w:hAnsi="Tahoma"/>
            <w:color w:val="365F91" w:themeColor="accent1" w:themeShade="bf"/>
            <w:sz w:val="22"/>
            <w:szCs w:val="22"/>
          </w:rPr>
          <w:delText>com redação dada</w:delText>
        </w:r>
      </w:del>
      <w:ins w:id="232" w:author="Claude (revisão)" w:date="2026-10-01T20:00:00Z">
        <w:r>
          <w:rPr>
            <w:rFonts w:eastAsia="Open Sans" w:cs="Open Sans" w:ascii="Tahoma" w:hAnsi="Tahoma"/>
            <w:color w:val="365F91" w:themeColor="accent1" w:themeShade="bf"/>
            <w:sz w:val="22"/>
            <w:szCs w:val="22"/>
          </w:rPr>
          <w:t>incluído</w:t>
        </w:r>
      </w:ins>
      <w:r>
        <w:rPr>
          <w:rFonts w:eastAsia="Open Sans" w:cs="Open Sans" w:ascii="Tahoma" w:hAnsi="Tahoma"/>
          <w:color w:val="365F91" w:themeColor="accent1" w:themeShade="bf"/>
          <w:sz w:val="22"/>
          <w:szCs w:val="22"/>
        </w:rPr>
        <w:t xml:space="preserve"> pela Portaria MDS nº 911/2023. Ocorre que, </w:t>
      </w:r>
      <w:del w:id="233" w:author="Claude (revisão)" w:date="2026-10-01T20:00:00Z">
        <w:r>
          <w:rPr>
            <w:rFonts w:eastAsia="Open Sans" w:cs="Open Sans" w:ascii="Tahoma" w:hAnsi="Tahoma"/>
            <w:b/>
            <w:bCs/>
            <w:color w:val="365F91" w:themeColor="accent1" w:themeShade="bf"/>
            <w:sz w:val="22"/>
            <w:szCs w:val="22"/>
          </w:rPr>
          <w:delText>à</w:delText>
        </w:r>
      </w:del>
      <w:ins w:id="234" w:author="Claude (revisão)" w:date="2026-10-01T20:00:00Z">
        <w:r>
          <w:rPr>
            <w:rFonts w:eastAsia="Open Sans" w:cs="Open Sans" w:ascii="Tahoma" w:hAnsi="Tahoma"/>
            <w:b/>
            <w:bCs/>
            <w:color w:val="365F91" w:themeColor="accent1" w:themeShade="bf"/>
            <w:sz w:val="22"/>
            <w:szCs w:val="22"/>
          </w:rPr>
          <w:t>na</w:t>
        </w:r>
      </w:ins>
      <w:r>
        <w:rPr>
          <w:rFonts w:eastAsia="Open Sans" w:cs="Open Sans" w:ascii="Tahoma" w:hAnsi="Tahoma"/>
          <w:b/>
          <w:bCs/>
          <w:color w:val="365F91" w:themeColor="accent1" w:themeShade="bf"/>
          <w:sz w:val="22"/>
          <w:szCs w:val="22"/>
        </w:rPr>
        <w:t xml:space="preserve"> </w:t>
      </w:r>
      <w:del w:id="235" w:author="Claude (revisão)" w:date="2026-10-01T20:00:00Z">
        <w:r>
          <w:rPr>
            <w:rFonts w:eastAsia="Open Sans" w:cs="Open Sans" w:ascii="Tahoma" w:hAnsi="Tahoma"/>
            <w:b/>
            <w:bCs/>
            <w:color w:val="365F91" w:themeColor="accent1" w:themeShade="bf"/>
            <w:sz w:val="22"/>
            <w:szCs w:val="22"/>
          </w:rPr>
          <w:delText>época</w:delText>
        </w:r>
      </w:del>
      <w:ins w:id="236" w:author="Claude (revisão)" w:date="2026-10-01T20:00:00Z">
        <w:r>
          <w:rPr>
            <w:rFonts w:eastAsia="Open Sans" w:cs="Open Sans" w:ascii="Tahoma" w:hAnsi="Tahoma"/>
            <w:b/>
            <w:bCs/>
            <w:color w:val="365F91" w:themeColor="accent1" w:themeShade="bf"/>
            <w:sz w:val="22"/>
            <w:szCs w:val="22"/>
          </w:rPr>
          <w:t>data</w:t>
        </w:r>
      </w:ins>
      <w:r>
        <w:rPr>
          <w:rFonts w:eastAsia="Open Sans" w:cs="Open Sans" w:ascii="Tahoma" w:hAnsi="Tahoma"/>
          <w:b/>
          <w:bCs/>
          <w:color w:val="365F91" w:themeColor="accent1" w:themeShade="bf"/>
          <w:sz w:val="22"/>
          <w:szCs w:val="22"/>
        </w:rPr>
        <w:t xml:space="preserve"> da </w:t>
      </w:r>
      <w:del w:id="237" w:author="Claude (revisão)" w:date="2026-10-01T20:00:00Z">
        <w:r>
          <w:rPr>
            <w:rFonts w:eastAsia="Open Sans" w:cs="Open Sans" w:ascii="Tahoma" w:hAnsi="Tahoma"/>
            <w:b/>
            <w:bCs/>
            <w:color w:val="365F91" w:themeColor="accent1" w:themeShade="bf"/>
            <w:sz w:val="22"/>
            <w:szCs w:val="22"/>
          </w:rPr>
          <w:delText>inclusão/atualização</w:delText>
        </w:r>
      </w:del>
      <w:ins w:id="238" w:author="Claude (revisão)" w:date="2026-10-01T20:00:00Z">
        <w:r>
          <w:rPr>
            <w:rFonts w:eastAsia="Open Sans" w:cs="Open Sans" w:ascii="Tahoma" w:hAnsi="Tahoma"/>
            <w:b/>
            <w:bCs/>
            <w:color w:val="365F91" w:themeColor="accent1" w:themeShade="bf"/>
            <w:sz w:val="22"/>
            <w:szCs w:val="22"/>
          </w:rPr>
          <w:t>inscrição/atualização</w:t>
        </w:r>
      </w:ins>
      <w:r>
        <w:rPr>
          <w:rFonts w:eastAsia="Open Sans" w:cs="Open Sans" w:ascii="Tahoma" w:hAnsi="Tahoma"/>
          <w:b/>
          <w:bCs/>
          <w:color w:val="365F91" w:themeColor="accent1" w:themeShade="bf"/>
          <w:sz w:val="22"/>
          <w:szCs w:val="22"/>
        </w:rPr>
        <w:t xml:space="preserve"> do </w:t>
      </w:r>
      <w:del w:id="239" w:author="Claude (revisão)" w:date="2026-10-01T20:00:00Z">
        <w:r>
          <w:rPr>
            <w:rFonts w:eastAsia="Open Sans" w:cs="Open Sans" w:ascii="Tahoma" w:hAnsi="Tahoma"/>
            <w:b/>
            <w:bCs/>
            <w:color w:val="365F91" w:themeColor="accent1" w:themeShade="bf"/>
            <w:sz w:val="22"/>
            <w:szCs w:val="22"/>
          </w:rPr>
          <w:delText>CadÚnico,</w:delText>
        </w:r>
      </w:del>
      <w:ins w:id="240" w:author="Claude (revisão)" w:date="2026-10-01T20:00:00Z">
        <w:r>
          <w:rPr>
            <w:rFonts w:eastAsia="Open Sans" w:cs="Open Sans" w:ascii="Tahoma" w:hAnsi="Tahoma"/>
            <w:b/>
            <w:bCs/>
            <w:color w:val="365F91" w:themeColor="accent1" w:themeShade="bf"/>
            <w:sz w:val="22"/>
            <w:szCs w:val="22"/>
          </w:rPr>
          <w:t>CadÚnico</w:t>
        </w:r>
      </w:ins>
      <w:r>
        <w:rPr>
          <w:rFonts w:eastAsia="Open Sans" w:cs="Open Sans" w:ascii="Tahoma" w:hAnsi="Tahoma"/>
          <w:b/>
          <w:bCs/>
          <w:color w:val="365F91" w:themeColor="accent1" w:themeShade="bf"/>
          <w:sz w:val="22"/>
          <w:szCs w:val="22"/>
        </w:rPr>
        <w:t xml:space="preserve"> </w:t>
      </w:r>
      <w:del w:id="241" w:author="Claude (revisão)" w:date="2026-10-01T20:00:00Z">
        <w:r>
          <w:rPr>
            <w:rFonts w:eastAsia="Open Sans" w:cs="Open Sans" w:ascii="Tahoma" w:hAnsi="Tahoma"/>
            <w:b/>
            <w:bCs/>
            <w:color w:val="365F91" w:themeColor="accent1" w:themeShade="bf"/>
            <w:sz w:val="22"/>
            <w:szCs w:val="22"/>
          </w:rPr>
          <w:delText>tal</w:delText>
        </w:r>
      </w:del>
      <w:ins w:id="242" w:author="Claude (revisão)" w:date="2026-10-01T20:00:00Z">
        <w:r>
          <w:rPr>
            <w:rFonts w:eastAsia="Open Sans" w:cs="Open Sans" w:ascii="Tahoma" w:hAnsi="Tahoma"/>
            <w:b/>
            <w:bCs/>
            <w:color w:val="365F91" w:themeColor="accent1" w:themeShade="bf"/>
            <w:sz w:val="22"/>
            <w:szCs w:val="22"/>
          </w:rPr>
          <w:t>(ou da exclusão do Programa), essa</w:t>
        </w:r>
      </w:ins>
      <w:r>
        <w:rPr>
          <w:rFonts w:eastAsia="Open Sans" w:cs="Open Sans" w:ascii="Tahoma" w:hAnsi="Tahoma"/>
          <w:b/>
          <w:bCs/>
          <w:color w:val="365F91" w:themeColor="accent1" w:themeShade="bf"/>
          <w:sz w:val="22"/>
          <w:szCs w:val="22"/>
        </w:rPr>
        <w:t xml:space="preserve"> limitação carecia de</w:t>
      </w:r>
      <w:del w:id="243" w:author="Claude (revisão)" w:date="2026-10-01T20:00:00Z">
        <w:r>
          <w:rPr>
            <w:rFonts w:eastAsia="Open Sans" w:cs="Open Sans" w:ascii="Tahoma" w:hAnsi="Tahoma"/>
            <w:b/>
            <w:bCs/>
            <w:color w:val="365F91" w:themeColor="accent1" w:themeShade="bf"/>
            <w:sz w:val="22"/>
            <w:szCs w:val="22"/>
          </w:rPr>
          <w:delText xml:space="preserve"> qualquer</w:delText>
        </w:r>
      </w:del>
      <w:r>
        <w:rPr>
          <w:rFonts w:eastAsia="Open Sans" w:cs="Open Sans" w:ascii="Tahoma" w:hAnsi="Tahoma"/>
          <w:b/>
          <w:bCs/>
          <w:color w:val="365F91" w:themeColor="accent1" w:themeShade="bf"/>
          <w:sz w:val="22"/>
          <w:szCs w:val="22"/>
        </w:rPr>
        <w:t xml:space="preserve"> amparo na Lei nº 14.601/2023</w:t>
      </w:r>
      <w:r>
        <w:rPr>
          <w:rFonts w:eastAsia="Open Sans" w:cs="Open Sans" w:ascii="Tahoma" w:hAnsi="Tahoma"/>
          <w:color w:val="365F91" w:themeColor="accent1" w:themeShade="bf"/>
          <w:sz w:val="22"/>
          <w:szCs w:val="22"/>
        </w:rPr>
        <w:t>.</w:t>
      </w:r>
      <w:del w:id="244" w:author="Claude (revisão)" w:date="2026-10-01T20:00:00Z">
        <w:r>
          <w:rPr>
            <w:rFonts w:eastAsia="Open Sans" w:cs="Open Sans" w:ascii="Tahoma" w:hAnsi="Tahoma"/>
            <w:b/>
            <w:bCs/>
            <w:color w:val="365F91" w:themeColor="accent1" w:themeShade="bf"/>
            <w:sz w:val="22"/>
            <w:szCs w:val="22"/>
          </w:rPr>
          <w:delText xml:space="preserve"> </w:delText>
        </w:r>
      </w:del>
    </w:p>
    <w:p>
      <w:pPr>
        <w:pStyle w:val="Normal"/>
        <w:widowControl w:val="false"/>
        <w:suppressAutoHyphens w:val="false"/>
        <w:bidi w:val="0"/>
        <w:spacing w:lineRule="auto" w:line="360" w:before="80" w:after="80"/>
        <w:ind w:left="0" w:right="567" w:firstLine="1134"/>
        <w:jc w:val="both"/>
        <w:rPr>
          <w:rFonts w:ascii="Tahoma" w:hAnsi="Tahoma"/>
          <w:sz w:val="22"/>
          <w:szCs w:val="22"/>
          <w:del w:id="250" w:author="Claude (revisão)" w:date="2026-10-01T20:00:00Z"/>
        </w:rPr>
      </w:pPr>
      <w:del w:id="245" w:author="Claude (revisão)" w:date="2026-10-01T20:00:00Z">
        <w:r>
          <w:rPr>
            <w:rFonts w:eastAsia="Open Sans" w:cs="Open Sans" w:ascii="Tahoma" w:hAnsi="Tahoma"/>
            <w:color w:val="365F91" w:themeColor="accent1" w:themeShade="bf"/>
            <w:sz w:val="22"/>
            <w:szCs w:val="22"/>
          </w:rPr>
          <w:delText xml:space="preserve">O princípio da legalidade, insculpido no art. 5º, inciso II, da Constituição Federal, preceitua que </w:delText>
        </w:r>
      </w:del>
      <w:del w:id="246" w:author="Claude (revisão)" w:date="2026-10-01T20:00:00Z">
        <w:r>
          <w:rPr>
            <w:rFonts w:eastAsia="Open Sans" w:cs="Open Sans" w:ascii="Tahoma" w:hAnsi="Tahoma"/>
            <w:i/>
            <w:iCs/>
            <w:color w:val="365F91" w:themeColor="accent1" w:themeShade="bf"/>
            <w:sz w:val="22"/>
            <w:szCs w:val="22"/>
          </w:rPr>
          <w:delText>"ninguém será obrigado a fazer ou deixar de fazer alguma coisa senão em virtude de lei".</w:delText>
        </w:r>
      </w:del>
      <w:del w:id="247" w:author="Claude (revisão)" w:date="2026-10-01T20:00:00Z">
        <w:r>
          <w:rPr>
            <w:rFonts w:eastAsia="Open Sans" w:cs="Open Sans" w:ascii="Tahoma" w:hAnsi="Tahoma"/>
            <w:b/>
            <w:bCs/>
            <w:color w:val="365F91" w:themeColor="accent1" w:themeShade="bf"/>
            <w:sz w:val="22"/>
            <w:szCs w:val="22"/>
          </w:rPr>
          <w:delText xml:space="preserve"> </w:delText>
        </w:r>
      </w:del>
      <w:del w:id="248" w:author="Claude (revisão)" w:date="2026-10-01T20:00:00Z">
        <w:r>
          <w:rPr>
            <w:rFonts w:eastAsia="Open Sans" w:cs="Open Sans" w:ascii="Tahoma" w:hAnsi="Tahoma"/>
            <w:color w:val="365F91" w:themeColor="accent1" w:themeShade="bf"/>
            <w:sz w:val="22"/>
            <w:szCs w:val="22"/>
          </w:rPr>
          <w:delText>No âmbito administrativo (art. 37, CF/88),</w:delText>
        </w:r>
      </w:del>
      <w:del w:id="249" w:author="Claude (revisão)" w:date="2026-10-01T20:00:00Z">
        <w:r>
          <w:rPr>
            <w:rFonts w:eastAsia="Open Sans" w:cs="Open Sans" w:ascii="Tahoma" w:hAnsi="Tahoma"/>
            <w:b/>
            <w:bCs/>
            <w:color w:val="365F91" w:themeColor="accent1" w:themeShade="bf"/>
            <w:sz w:val="22"/>
            <w:szCs w:val="22"/>
          </w:rPr>
          <w:delText xml:space="preserve"> o administrador público está adstrito ao que a lei permite, não podendo criar restrições a direitos subjetivos por meio de atos infralegais.</w:delText>
        </w:r>
      </w:del>
    </w:p>
    <w:p>
      <w:pPr>
        <w:pStyle w:val="Normal"/>
        <w:spacing w:lineRule="auto" w:line="360" w:before="80" w:after="80"/>
        <w:ind w:right="569" w:hanging="0"/>
        <w:jc w:val="both"/>
        <w:rPr>
          <w:del w:id="256" w:author="Claude (revisão)" w:date="2026-10-01T20:00:00Z"/>
        </w:rPr>
      </w:pPr>
      <w:del w:id="251" w:author="Claude (revisão)" w:date="2026-10-01T20:00:00Z">
        <w:r>
          <w:rPr>
            <w:rFonts w:eastAsia="Open Sans" w:cs="Open Sans" w:ascii="Open Sans" w:hAnsi="Open Sans"/>
            <w:color w:val="365F91" w:themeColor="accent1" w:themeShade="bf"/>
            <w:sz w:val="20"/>
            <w:szCs w:val="20"/>
          </w:rPr>
          <w:delText xml:space="preserve">Nesse sentido, a Portaria MDS nº 911/2023, ao instituir um teto percentual por Município, </w:delText>
        </w:r>
      </w:del>
      <w:del w:id="252" w:author="Claude (revisão)" w:date="2026-10-01T20:00:00Z">
        <w:r>
          <w:rPr>
            <w:rFonts w:eastAsia="Open Sans" w:cs="Open Sans" w:ascii="Open Sans" w:hAnsi="Open Sans"/>
            <w:b/>
            <w:bCs/>
            <w:color w:val="365F91" w:themeColor="accent1" w:themeShade="bf"/>
            <w:sz w:val="20"/>
            <w:szCs w:val="20"/>
          </w:rPr>
          <w:delText>extrapolou seu poder regulamentar</w:delText>
        </w:r>
      </w:del>
      <w:del w:id="253" w:author="Claude (revisão)" w:date="2026-10-01T20:00:00Z">
        <w:r>
          <w:rPr>
            <w:rFonts w:eastAsia="Open Sans" w:cs="Open Sans" w:ascii="Open Sans" w:hAnsi="Open Sans"/>
            <w:color w:val="365F91" w:themeColor="accent1" w:themeShade="bf"/>
            <w:sz w:val="20"/>
            <w:szCs w:val="20"/>
          </w:rPr>
          <w:delText xml:space="preserve">. Enquanto ato administrativo, </w:delText>
        </w:r>
      </w:del>
      <w:del w:id="254" w:author="Claude (revisão)" w:date="2026-10-01T20:00:00Z">
        <w:r>
          <w:rPr>
            <w:rFonts w:eastAsia="Open Sans" w:cs="Open Sans" w:ascii="Open Sans" w:hAnsi="Open Sans"/>
            <w:b/>
            <w:bCs/>
            <w:color w:val="365F91" w:themeColor="accent1" w:themeShade="bf"/>
            <w:sz w:val="20"/>
            <w:szCs w:val="20"/>
          </w:rPr>
          <w:delText>a referida Portaria deve submissão e respeito à lei em sentido material e formal.</w:delText>
        </w:r>
      </w:del>
      <w:del w:id="255" w:author="Claude (revisão)" w:date="2026-10-01T20:00:00Z">
        <w:r>
          <w:rPr>
            <w:rFonts w:eastAsia="Open Sans" w:cs="Open Sans" w:ascii="Open Sans" w:hAnsi="Open Sans"/>
            <w:color w:val="365F91" w:themeColor="accent1" w:themeShade="bf"/>
            <w:sz w:val="20"/>
            <w:szCs w:val="20"/>
          </w:rPr>
          <w:delText xml:space="preserve"> Uma vez que a Lei nº 14.601/2023 não previa tal critério de exclusão, a Portaria era ilegal, ao limitar direito fundamental à renda básica (art. 6º, caput e parágrafo único, CF/88).</w:delText>
        </w:r>
      </w:del>
    </w:p>
    <w:p>
      <w:pPr>
        <w:pStyle w:val="Normal"/>
        <w:shd w:val="clear" w:color="FFFFFF" w:fill="FFFFFF"/>
        <w:spacing w:lineRule="auto" w:line="360"/>
        <w:ind w:right="569" w:hanging="0"/>
        <w:jc w:val="both"/>
        <w:rPr>
          <w:del w:id="260" w:author="Claude (revisão)" w:date="2026-10-01T20:00:00Z"/>
        </w:rPr>
      </w:pPr>
      <w:del w:id="257" w:author="Claude (revisão)" w:date="2026-10-01T20:00:00Z">
        <w:r>
          <w:rPr>
            <w:rFonts w:eastAsia="Open Sans" w:cs="Open Sans" w:ascii="Open Sans" w:hAnsi="Open Sans"/>
            <w:color w:val="365F91" w:themeColor="accent1" w:themeShade="bf"/>
            <w:sz w:val="20"/>
            <w:szCs w:val="20"/>
          </w:rPr>
          <w:delText>Não obstante, a restrição ao acesso ao benefício para famílias unipessoais, mediante estabelecimento de limite percentual por Município em 16%, suscita violação a diversos dispositivos constitucionais, especialmente o art. 1º, III: por comprometer a dignidade da pessoa humana ao impedir a proteção social de pessoa em situação de vulnerabilidade; art. 3º, III: por contrariar o objetivo de erradicação da pobreza e redução das desigualdades sociais; art. 5º, II</w:delText>
        </w:r>
      </w:del>
      <w:del w:id="258" w:author="Claude (revisão)" w:date="2026-10-01T20:00:00Z">
        <w:r>
          <w:rPr>
            <w:rFonts w:eastAsia="Open Sans" w:cs="Open Sans" w:ascii="Open Sans" w:hAnsi="Open Sans"/>
            <w:b/>
            <w:color w:val="365F91" w:themeColor="accent1" w:themeShade="bf"/>
            <w:sz w:val="20"/>
            <w:szCs w:val="20"/>
          </w:rPr>
          <w:delText>:</w:delText>
        </w:r>
      </w:del>
      <w:del w:id="259" w:author="Claude (revisão)" w:date="2026-10-01T20:00:00Z">
        <w:r>
          <w:rPr>
            <w:rFonts w:eastAsia="Open Sans" w:cs="Open Sans" w:ascii="Open Sans" w:hAnsi="Open Sans"/>
            <w:color w:val="365F91" w:themeColor="accent1" w:themeShade="bf"/>
            <w:sz w:val="20"/>
            <w:szCs w:val="20"/>
          </w:rPr>
          <w:delText xml:space="preserve"> por questionar a criação, por ato infralegal, de restrição não expressamente prevista em lei; art. 6º, parágrafo único: por atingir o direito à proteção social e à renda básica assegurada às pessoas em situação de vulnerabilidade; art. 37, caput: por suscitar incompatibilidade da restrição com os princípios que regem a Administração Pública; e art. 2º: diante da discussão sobre os limites da atuação regulamentar do Poder Executivo frente às atribuições do Legislativo.</w:delText>
        </w:r>
      </w:del>
    </w:p>
    <w:p>
      <w:pPr>
        <w:pStyle w:val="Normal"/>
        <w:shd w:val="clear" w:color="FFFFFF" w:fill="FFFFFF"/>
        <w:spacing w:lineRule="auto" w:line="360" w:before="0" w:after="60"/>
        <w:ind w:right="569" w:hanging="0"/>
        <w:jc w:val="both"/>
        <w:rPr>
          <w:del w:id="262" w:author="Claude (revisão)" w:date="2026-10-01T20:00:00Z"/>
        </w:rPr>
      </w:pPr>
      <w:del w:id="261" w:author="Claude (revisão)" w:date="2026-10-01T20:00:00Z">
        <w:r>
          <w:rPr>
            <w:rFonts w:eastAsia="Open Sans" w:cs="Open Sans" w:ascii="Open Sans" w:hAnsi="Open Sans"/>
            <w:color w:val="365F91" w:themeColor="accent1" w:themeShade="bf"/>
            <w:sz w:val="20"/>
            <w:szCs w:val="20"/>
          </w:rPr>
          <w:delText>À luz dos princípios da reserva legal (art. 5º, II, CF/88) e da legalidade administrativa (art. 37, caput, CF/88), ato infralegal, como a Portaria MDS nº 897/2023, com a redação dada pela Portaria MDS nº 911/2023, não pode criar, por si só, restrição a direito subjetivo sem prévia autorização legal.</w:delText>
        </w:r>
      </w:del>
    </w:p>
    <w:p>
      <w:pPr>
        <w:pStyle w:val="Normal"/>
        <w:spacing w:lineRule="auto" w:line="360" w:before="80" w:after="80"/>
        <w:ind w:right="569" w:hanging="0"/>
        <w:jc w:val="both"/>
        <w:rPr>
          <w:del w:id="267" w:author="Claude (revisão)" w:date="2026-10-01T20:00:00Z"/>
        </w:rPr>
      </w:pPr>
      <w:del w:id="263" w:author="Claude (revisão)" w:date="2026-10-01T20:00:00Z">
        <w:r>
          <w:rPr>
            <w:rFonts w:eastAsia="Open Sans" w:cs="Open Sans" w:ascii="Open Sans" w:hAnsi="Open Sans"/>
            <w:color w:val="365F91" w:themeColor="accent1" w:themeShade="bf"/>
            <w:sz w:val="20"/>
            <w:szCs w:val="20"/>
          </w:rPr>
          <w:delText xml:space="preserve">A data da inclusão/atualização do CadÚnico pela parte autora (____) é </w:delText>
        </w:r>
      </w:del>
      <w:del w:id="264" w:author="Claude (revisão)" w:date="2026-10-01T20:00:00Z">
        <w:r>
          <w:rPr>
            <w:rFonts w:eastAsia="Open Sans" w:cs="Open Sans" w:ascii="Open Sans" w:hAnsi="Open Sans"/>
            <w:b/>
            <w:bCs/>
            <w:color w:val="365F91" w:themeColor="accent1" w:themeShade="bf"/>
            <w:sz w:val="20"/>
            <w:szCs w:val="20"/>
            <w:u w:val="single"/>
          </w:rPr>
          <w:delText>anterior</w:delText>
        </w:r>
      </w:del>
      <w:del w:id="265" w:author="Claude (revisão)" w:date="2026-10-01T20:00:00Z">
        <w:r>
          <w:rPr>
            <w:rFonts w:eastAsia="Open Sans" w:cs="Open Sans" w:ascii="Open Sans" w:hAnsi="Open Sans"/>
            <w:color w:val="365F91" w:themeColor="accent1" w:themeShade="bf"/>
            <w:sz w:val="20"/>
            <w:szCs w:val="20"/>
          </w:rPr>
          <w:delText xml:space="preserve"> ao artigo 12-A da Lei nº 14.601/2023, incluído pela 15.077/2024. Logo, a imposição de barreiras estatísticas ou quantitativas, além de subverter a lógica do Programa, neste caso específico, também extrapolou o poder regulamentar, a segurança jurídica e destoa do precedente fixado no </w:delText>
        </w:r>
      </w:del>
      <w:del w:id="266" w:author="Claude (revisão)" w:date="2026-10-01T20:00:00Z">
        <w:r>
          <w:rPr>
            <w:rFonts w:eastAsia="Open Sans" w:cs="Open Sans" w:ascii="Open Sans" w:hAnsi="Open Sans"/>
            <w:b/>
            <w:bCs/>
            <w:color w:val="365F91" w:themeColor="accent1" w:themeShade="bf"/>
            <w:sz w:val="20"/>
            <w:szCs w:val="20"/>
          </w:rPr>
          <w:delText>Tema 379 da Turma Nacional de Uniformização (TNU).</w:delText>
        </w:r>
      </w:del>
    </w:p>
    <w:p>
      <w:pPr>
        <w:pStyle w:val="Normal"/>
        <w:widowControl w:val="false"/>
        <w:suppressAutoHyphens w:val="false"/>
        <w:bidi w:val="0"/>
        <w:spacing w:lineRule="auto" w:line="360" w:before="80" w:after="80"/>
        <w:ind w:left="0" w:right="567" w:firstLine="1134"/>
        <w:jc w:val="both"/>
        <w:rPr>
          <w:rFonts w:ascii="Tahoma" w:hAnsi="Tahoma"/>
          <w:sz w:val="22"/>
          <w:szCs w:val="22"/>
          <w:ins w:id="269" w:author="Claude (revisão)" w:date="2026-10-01T20:00:00Z"/>
        </w:rPr>
      </w:pPr>
      <w:ins w:id="268" w:author="Claude (revisão)" w:date="2026-10-01T20:00:00Z">
        <w:r>
          <w:rPr>
            <w:rFonts w:eastAsia="Open Sans" w:cs="Open Sans" w:ascii="Tahoma" w:hAnsi="Tahoma"/>
            <w:color w:val="365F91" w:themeColor="accent1" w:themeShade="bf"/>
            <w:sz w:val="22"/>
            <w:szCs w:val="22"/>
          </w:rPr>
          <w:t xml:space="preserve">O art. 6º, parágrafo único, da Constituição Federal assegura a todo brasileiro em situação de vulnerabilidade social uma renda básica familiar, garantida em programa permanente de transferência de renda, “cujas normas e requisitos de acesso serão determinados em lei”. </w:t>
        </w:r>
      </w:ins>
    </w:p>
    <w:p>
      <w:pPr>
        <w:pStyle w:val="Normal"/>
        <w:widowControl w:val="false"/>
        <w:suppressAutoHyphens w:val="false"/>
        <w:bidi w:val="0"/>
        <w:spacing w:lineRule="auto" w:line="360" w:before="80" w:after="80"/>
        <w:ind w:left="0" w:right="567" w:firstLine="1134"/>
        <w:jc w:val="both"/>
        <w:rPr>
          <w:rFonts w:ascii="Tahoma" w:hAnsi="Tahoma"/>
          <w:sz w:val="22"/>
          <w:szCs w:val="22"/>
          <w:ins w:id="275" w:author="Claude (revisão)" w:date="2026-10-01T20:00:00Z"/>
        </w:rPr>
      </w:pPr>
      <w:ins w:id="270" w:author="Claude (revisão)" w:date="2026-10-01T20:00:00Z">
        <w:r>
          <w:rPr>
            <w:rFonts w:eastAsia="Open Sans" w:cs="Open Sans" w:ascii="Tahoma" w:hAnsi="Tahoma"/>
            <w:color w:val="365F91" w:themeColor="accent1" w:themeShade="bf"/>
            <w:sz w:val="22"/>
            <w:szCs w:val="22"/>
          </w:rPr>
          <w:t xml:space="preserve">O princípio da legalidade (arts. 5º, II, e 37, </w:t>
        </w:r>
      </w:ins>
      <w:ins w:id="271" w:author="Claude (revisão)" w:date="2026-10-01T20:00:00Z">
        <w:r>
          <w:rPr>
            <w:rFonts w:eastAsia="Open Sans" w:cs="Open Sans" w:ascii="Tahoma" w:hAnsi="Tahoma"/>
            <w:i/>
            <w:iCs/>
            <w:color w:val="365F91" w:themeColor="accent1" w:themeShade="bf"/>
            <w:sz w:val="22"/>
            <w:szCs w:val="22"/>
          </w:rPr>
          <w:t>caput</w:t>
        </w:r>
      </w:ins>
      <w:ins w:id="272" w:author="Claude (revisão)" w:date="2026-10-01T20:00:00Z">
        <w:r>
          <w:rPr>
            <w:rFonts w:eastAsia="Open Sans" w:cs="Open Sans" w:ascii="Tahoma" w:hAnsi="Tahoma"/>
            <w:color w:val="365F91" w:themeColor="accent1" w:themeShade="bf"/>
            <w:sz w:val="22"/>
            <w:szCs w:val="22"/>
          </w:rPr>
          <w:t xml:space="preserve">, da Constituição Federal) veda que a Administração crie, por ato infralegal, restrição a direito subjetivo sem prévia autorização legal. Ao instituir um teto percentual por Município para o ingresso de famílias unipessoais, a Portaria MDS nº 911/2023 </w:t>
        </w:r>
      </w:ins>
      <w:ins w:id="273" w:author="Claude (revisão)" w:date="2026-10-01T20:00:00Z">
        <w:r>
          <w:rPr>
            <w:rFonts w:eastAsia="Open Sans" w:cs="Open Sans" w:ascii="Tahoma" w:hAnsi="Tahoma"/>
            <w:b/>
            <w:bCs/>
            <w:color w:val="365F91" w:themeColor="accent1" w:themeShade="bf"/>
            <w:sz w:val="22"/>
            <w:szCs w:val="22"/>
          </w:rPr>
          <w:t>extrapolou o poder regulamentar</w:t>
        </w:r>
      </w:ins>
      <w:ins w:id="274" w:author="Claude (revisão)" w:date="2026-10-01T20:00:00Z">
        <w:r>
          <w:rPr>
            <w:rFonts w:eastAsia="Open Sans" w:cs="Open Sans" w:ascii="Tahoma" w:hAnsi="Tahoma"/>
            <w:color w:val="365F91" w:themeColor="accent1" w:themeShade="bf"/>
            <w:sz w:val="22"/>
            <w:szCs w:val="22"/>
          </w:rPr>
          <w:t>: a Lei nº 14.601/2023, em sua redação original, não previa esse critério de exclusão nem autorizava expressamente o Poder Executivo a fixar índice máximo de famílias unipessoais. Essa autorização só surgiu com o art. 12-A, incluído pela Lei nº 15.077/2024.</w:t>
        </w:r>
      </w:ins>
    </w:p>
    <w:p>
      <w:pPr>
        <w:pStyle w:val="Normal"/>
        <w:widowControl w:val="false"/>
        <w:suppressAutoHyphens w:val="false"/>
        <w:bidi w:val="0"/>
        <w:spacing w:lineRule="auto" w:line="360" w:before="80" w:after="80"/>
        <w:ind w:left="0" w:right="567" w:firstLine="1134"/>
        <w:jc w:val="both"/>
        <w:rPr>
          <w:rFonts w:ascii="Tahoma" w:hAnsi="Tahoma"/>
          <w:sz w:val="22"/>
          <w:szCs w:val="22"/>
        </w:rPr>
      </w:pPr>
      <w:ins w:id="276" w:author="Claude (revisão)" w:date="2026-10-01T20:00:00Z">
        <w:r>
          <w:rPr>
            <w:rFonts w:eastAsia="Open Sans" w:cs="Open Sans" w:ascii="Tahoma" w:hAnsi="Tahoma"/>
            <w:color w:val="365F91" w:themeColor="accent1" w:themeShade="bf"/>
            <w:sz w:val="22"/>
            <w:szCs w:val="22"/>
          </w:rPr>
          <w:t xml:space="preserve">Essa é a conclusão que decorre do </w:t>
        </w:r>
      </w:ins>
      <w:ins w:id="277" w:author="Claude (revisão)" w:date="2026-10-01T20:00:00Z">
        <w:r>
          <w:rPr>
            <w:rFonts w:eastAsia="Open Sans" w:cs="Open Sans" w:ascii="Tahoma" w:hAnsi="Tahoma"/>
            <w:b/>
            <w:bCs/>
            <w:color w:val="365F91" w:themeColor="accent1" w:themeShade="bf"/>
            <w:sz w:val="22"/>
            <w:szCs w:val="22"/>
          </w:rPr>
          <w:t>Tema 379 da TNU</w:t>
        </w:r>
      </w:ins>
      <w:ins w:id="278" w:author="Claude (revisão)" w:date="2026-10-01T20:00:00Z">
        <w:r>
          <w:rPr>
            <w:rFonts w:eastAsia="Open Sans" w:cs="Open Sans" w:ascii="Tahoma" w:hAnsi="Tahoma"/>
            <w:color w:val="365F91" w:themeColor="accent1" w:themeShade="bf"/>
            <w:sz w:val="22"/>
            <w:szCs w:val="22"/>
          </w:rPr>
          <w:t>.</w:t>
        </w:r>
      </w:ins>
      <w:r>
        <w:rPr>
          <w:rFonts w:eastAsia="Open Sans" w:cs="Open Sans" w:ascii="Tahoma" w:hAnsi="Tahoma"/>
          <w:color w:val="365F91" w:themeColor="accent1" w:themeShade="bf"/>
          <w:sz w:val="22"/>
          <w:szCs w:val="22"/>
        </w:rPr>
        <w:t xml:space="preserve"> No julgamento do PEDILEF 0044230-77.2023.4.05.8300, </w:t>
      </w:r>
      <w:del w:id="279" w:author="Claude (revisão)" w:date="2026-10-01T20:00:00Z">
        <w:r>
          <w:rPr>
            <w:rFonts w:eastAsia="Open Sans" w:cs="Open Sans" w:ascii="Tahoma" w:hAnsi="Tahoma"/>
            <w:color w:val="365F91" w:themeColor="accent1" w:themeShade="bf"/>
            <w:sz w:val="22"/>
            <w:szCs w:val="22"/>
          </w:rPr>
          <w:delText>afetado</w:delText>
        </w:r>
      </w:del>
      <w:ins w:id="280" w:author="Claude (revisão)" w:date="2026-10-01T20:00:00Z">
        <w:r>
          <w:rPr>
            <w:rFonts w:eastAsia="Open Sans" w:cs="Open Sans" w:ascii="Tahoma" w:hAnsi="Tahoma"/>
            <w:color w:val="365F91" w:themeColor="accent1" w:themeShade="bf"/>
            <w:sz w:val="22"/>
            <w:szCs w:val="22"/>
          </w:rPr>
          <w:t>concluído</w:t>
        </w:r>
      </w:ins>
      <w:r>
        <w:rPr>
          <w:rFonts w:eastAsia="Open Sans" w:cs="Open Sans" w:ascii="Tahoma" w:hAnsi="Tahoma"/>
          <w:color w:val="365F91" w:themeColor="accent1" w:themeShade="bf"/>
          <w:sz w:val="22"/>
          <w:szCs w:val="22"/>
        </w:rPr>
        <w:t xml:space="preserve"> </w:t>
      </w:r>
      <w:del w:id="281" w:author="Claude (revisão)" w:date="2026-10-01T20:00:00Z">
        <w:r>
          <w:rPr>
            <w:rFonts w:eastAsia="Open Sans" w:cs="Open Sans" w:ascii="Tahoma" w:hAnsi="Tahoma"/>
            <w:color w:val="365F91" w:themeColor="accent1" w:themeShade="bf"/>
            <w:sz w:val="22"/>
            <w:szCs w:val="22"/>
          </w:rPr>
          <w:delText>como</w:delText>
        </w:r>
      </w:del>
      <w:ins w:id="282" w:author="Claude (revisão)" w:date="2026-10-01T20:00:00Z">
        <w:r>
          <w:rPr>
            <w:rFonts w:eastAsia="Open Sans" w:cs="Open Sans" w:ascii="Tahoma" w:hAnsi="Tahoma"/>
            <w:color w:val="365F91" w:themeColor="accent1" w:themeShade="bf"/>
            <w:sz w:val="22"/>
            <w:szCs w:val="22"/>
          </w:rPr>
          <w:t>em</w:t>
        </w:r>
      </w:ins>
      <w:r>
        <w:rPr>
          <w:rFonts w:eastAsia="Open Sans" w:cs="Open Sans" w:ascii="Tahoma" w:hAnsi="Tahoma"/>
          <w:color w:val="365F91" w:themeColor="accent1" w:themeShade="bf"/>
          <w:sz w:val="22"/>
          <w:szCs w:val="22"/>
        </w:rPr>
        <w:t xml:space="preserve"> </w:t>
      </w:r>
      <w:del w:id="283" w:author="Claude (revisão)" w:date="2026-10-01T20:00:00Z">
        <w:r>
          <w:rPr>
            <w:rFonts w:eastAsia="Open Sans" w:cs="Open Sans" w:ascii="Tahoma" w:hAnsi="Tahoma"/>
            <w:color w:val="365F91" w:themeColor="accent1" w:themeShade="bf"/>
            <w:sz w:val="22"/>
            <w:szCs w:val="22"/>
          </w:rPr>
          <w:delText>representativo</w:delText>
        </w:r>
      </w:del>
      <w:ins w:id="284" w:author="Claude (revisão)" w:date="2026-10-01T20:00:00Z">
        <w:r>
          <w:rPr>
            <w:rFonts w:eastAsia="Open Sans" w:cs="Open Sans" w:ascii="Tahoma" w:hAnsi="Tahoma"/>
            <w:color w:val="365F91" w:themeColor="accent1" w:themeShade="bf"/>
            <w:sz w:val="22"/>
            <w:szCs w:val="22"/>
          </w:rPr>
          <w:t>03/12/2025,</w:t>
        </w:r>
      </w:ins>
      <w:r>
        <w:rPr>
          <w:rFonts w:eastAsia="Open Sans" w:cs="Open Sans" w:ascii="Tahoma" w:hAnsi="Tahoma"/>
          <w:color w:val="365F91" w:themeColor="accent1" w:themeShade="bf"/>
          <w:sz w:val="22"/>
          <w:szCs w:val="22"/>
        </w:rPr>
        <w:t xml:space="preserve"> </w:t>
      </w:r>
      <w:del w:id="285" w:author="Claude (revisão)" w:date="2026-10-01T20:00:00Z">
        <w:r>
          <w:rPr>
            <w:rFonts w:eastAsia="Open Sans" w:cs="Open Sans" w:ascii="Tahoma" w:hAnsi="Tahoma"/>
            <w:color w:val="365F91" w:themeColor="accent1" w:themeShade="bf"/>
            <w:sz w:val="22"/>
            <w:szCs w:val="22"/>
          </w:rPr>
          <w:delText>da</w:delText>
        </w:r>
      </w:del>
      <w:ins w:id="286" w:author="Claude (revisão)" w:date="2026-10-01T20:00:00Z">
        <w:r>
          <w:rPr>
            <w:rFonts w:eastAsia="Open Sans" w:cs="Open Sans" w:ascii="Tahoma" w:hAnsi="Tahoma"/>
            <w:color w:val="365F91" w:themeColor="accent1" w:themeShade="bf"/>
            <w:sz w:val="22"/>
            <w:szCs w:val="22"/>
          </w:rPr>
          <w:t>por</w:t>
        </w:r>
      </w:ins>
      <w:r>
        <w:rPr>
          <w:rFonts w:eastAsia="Open Sans" w:cs="Open Sans" w:ascii="Tahoma" w:hAnsi="Tahoma"/>
          <w:color w:val="365F91" w:themeColor="accent1" w:themeShade="bf"/>
          <w:sz w:val="22"/>
          <w:szCs w:val="22"/>
        </w:rPr>
        <w:t xml:space="preserve"> </w:t>
      </w:r>
      <w:del w:id="287" w:author="Claude (revisão)" w:date="2026-10-01T20:00:00Z">
        <w:r>
          <w:rPr>
            <w:rFonts w:eastAsia="Open Sans" w:cs="Open Sans" w:ascii="Tahoma" w:hAnsi="Tahoma"/>
            <w:color w:val="365F91" w:themeColor="accent1" w:themeShade="bf"/>
            <w:sz w:val="22"/>
            <w:szCs w:val="22"/>
          </w:rPr>
          <w:delText>controvérsia,</w:delText>
        </w:r>
      </w:del>
      <w:ins w:id="288" w:author="Claude (revisão)" w:date="2026-10-01T20:00:00Z">
        <w:r>
          <w:rPr>
            <w:rFonts w:eastAsia="Open Sans" w:cs="Open Sans" w:ascii="Tahoma" w:hAnsi="Tahoma"/>
            <w:color w:val="365F91" w:themeColor="accent1" w:themeShade="bf"/>
            <w:sz w:val="22"/>
            <w:szCs w:val="22"/>
          </w:rPr>
          <w:t>maioria,</w:t>
        </w:r>
      </w:ins>
      <w:r>
        <w:rPr>
          <w:rFonts w:eastAsia="Open Sans" w:cs="Open Sans" w:ascii="Tahoma" w:hAnsi="Tahoma"/>
          <w:color w:val="365F91" w:themeColor="accent1" w:themeShade="bf"/>
          <w:sz w:val="22"/>
          <w:szCs w:val="22"/>
        </w:rPr>
        <w:t xml:space="preserve"> a TNU fixou a seguinte </w:t>
      </w:r>
      <w:del w:id="289" w:author="Claude (revisão)" w:date="2026-10-01T20:00:00Z">
        <w:r>
          <w:rPr>
            <w:rFonts w:eastAsia="Open Sans" w:cs="Open Sans" w:ascii="Tahoma" w:hAnsi="Tahoma"/>
            <w:color w:val="365F91" w:themeColor="accent1" w:themeShade="bf"/>
            <w:sz w:val="22"/>
            <w:szCs w:val="22"/>
          </w:rPr>
          <w:delText>tese no julgamento do</w:delText>
        </w:r>
      </w:del>
      <w:del w:id="290" w:author="Claude (revisão)" w:date="2026-10-01T20:00:00Z">
        <w:r>
          <w:rPr>
            <w:rFonts w:eastAsia="Open Sans" w:cs="Open Sans" w:ascii="Tahoma" w:hAnsi="Tahoma"/>
            <w:b/>
            <w:bCs/>
            <w:color w:val="365F91" w:themeColor="accent1" w:themeShade="bf"/>
            <w:sz w:val="22"/>
            <w:szCs w:val="22"/>
          </w:rPr>
          <w:delText xml:space="preserve"> Tema nº 379:</w:delText>
        </w:r>
      </w:del>
      <w:ins w:id="291" w:author="Claude (revisão)" w:date="2026-10-01T20:00:00Z">
        <w:r>
          <w:rPr>
            <w:rFonts w:eastAsia="Open Sans" w:cs="Open Sans" w:ascii="Tahoma" w:hAnsi="Tahoma"/>
            <w:color w:val="365F91" w:themeColor="accent1" w:themeShade="bf"/>
            <w:sz w:val="22"/>
            <w:szCs w:val="22"/>
          </w:rPr>
          <w:t>tese:</w:t>
        </w:r>
      </w:ins>
    </w:p>
    <w:p>
      <w:pPr>
        <w:pStyle w:val="Normal"/>
        <w:spacing w:lineRule="auto" w:line="276" w:before="80" w:after="80"/>
        <w:ind w:left="720" w:right="569" w:hanging="0"/>
        <w:jc w:val="both"/>
        <w:rPr>
          <w:rFonts w:ascii="Tahoma" w:hAnsi="Tahoma"/>
          <w:sz w:val="22"/>
          <w:szCs w:val="22"/>
        </w:rPr>
      </w:pPr>
      <w:r>
        <w:rPr>
          <w:rFonts w:eastAsia="Open Sans" w:cs="Open Sans" w:ascii="Tahoma" w:hAnsi="Tahoma"/>
          <w:b/>
          <w:bCs/>
          <w:i/>
          <w:iCs/>
          <w:color w:val="365F91" w:themeColor="accent1" w:themeShade="bf"/>
          <w:sz w:val="22"/>
          <w:szCs w:val="22"/>
        </w:rPr>
        <w:t>A partir da vigência do art. 12-A da Lei 14.601/2023</w:t>
      </w:r>
      <w:r>
        <w:rPr>
          <w:rFonts w:eastAsia="Open Sans" w:cs="Open Sans" w:ascii="Tahoma" w:hAnsi="Tahoma"/>
          <w:i/>
          <w:iCs/>
          <w:color w:val="365F91" w:themeColor="accent1" w:themeShade="bf"/>
          <w:sz w:val="22"/>
          <w:szCs w:val="22"/>
        </w:rPr>
        <w:t xml:space="preserve"> (incluído pela Lei 15.077/2024), do art. 2º, §3º, da Lei 15.077/2024 e do art. 6º, §3º, IX, da Portaria MDS 897/2023 (com a redação dada pela Portaria MDS 1.003/2024), é legal a imposição de um índice máximo de famílias unipessoais por município como condicionante para o ingresso no Programa Bolsa Família, nos termos de ato do Poder Executivo federal (art. 6º, §2, da Portaria MDS 897/2023, incluído pela Portaria MDS 911/2023).</w:t>
      </w:r>
    </w:p>
    <w:p>
      <w:pPr>
        <w:pStyle w:val="Normal"/>
        <w:spacing w:lineRule="auto" w:line="360" w:before="80" w:after="80"/>
        <w:ind w:right="569" w:hanging="0"/>
        <w:jc w:val="both"/>
        <w:rPr>
          <w:rFonts w:eastAsia="Open Sans" w:cs="Open Sans"/>
          <w:color w:val="365F91" w:themeColor="accent1" w:themeShade="bf"/>
          <w:del w:id="293" w:author="Claude (revisão)" w:date="2026-10-01T20:00:00Z"/>
        </w:rPr>
      </w:pPr>
      <w:del w:id="292" w:author="Claude (revisão)" w:date="2026-10-01T20:00:00Z">
        <w:r>
          <w:rPr>
            <w:rFonts w:eastAsia="Open Sans" w:cs="Open Sans"/>
            <w:color w:val="365F91" w:themeColor="accent1" w:themeShade="bf"/>
          </w:rPr>
        </w:r>
      </w:del>
    </w:p>
    <w:p>
      <w:pPr>
        <w:pStyle w:val="Normal"/>
        <w:spacing w:lineRule="auto" w:line="360" w:before="80" w:after="80"/>
        <w:ind w:right="569" w:hanging="0"/>
        <w:jc w:val="both"/>
        <w:rPr>
          <w:del w:id="295" w:author="Claude (revisão)" w:date="2026-10-01T20:00:00Z"/>
        </w:rPr>
      </w:pPr>
      <w:del w:id="294" w:author="Claude (revisão)" w:date="2026-10-01T20:00:00Z">
        <w:r>
          <w:rPr>
            <w:rFonts w:eastAsia="Open Sans" w:cs="Open Sans" w:ascii="Open Sans" w:hAnsi="Open Sans"/>
            <w:color w:val="365F91" w:themeColor="accent1" w:themeShade="bf"/>
            <w:sz w:val="20"/>
            <w:szCs w:val="20"/>
          </w:rPr>
          <w:delText xml:space="preserve">O entendimento consolidado pela TNU assevera que a aplicação retroativa de portarias restritivas (como a Portaria MDS 897/2023, na redação dada pela Portaria 911/2023) é vedada, sob pena de violação ao princípio da segurança jurídica. </w:delText>
        </w:r>
      </w:del>
    </w:p>
    <w:p>
      <w:pPr>
        <w:pStyle w:val="Normal"/>
        <w:spacing w:lineRule="auto" w:line="360" w:before="80" w:after="80"/>
        <w:ind w:right="569" w:hanging="0"/>
        <w:jc w:val="both"/>
        <w:rPr>
          <w:rFonts w:eastAsia="Open Sans" w:cs="Open Sans"/>
          <w:color w:val="365F91" w:themeColor="accent1" w:themeShade="bf"/>
        </w:rPr>
      </w:pPr>
      <w:r>
        <w:rPr>
          <w:rFonts w:eastAsia="Open Sans" w:cs="Open Sans"/>
          <w:color w:val="365F91" w:themeColor="accent1" w:themeShade="bf"/>
        </w:rPr>
      </w:r>
    </w:p>
    <w:p>
      <w:pPr>
        <w:pStyle w:val="Normal"/>
        <w:widowControl w:val="false"/>
        <w:suppressAutoHyphens w:val="false"/>
        <w:bidi w:val="0"/>
        <w:spacing w:lineRule="auto" w:line="360" w:before="80" w:after="80"/>
        <w:ind w:left="0" w:right="567" w:firstLine="1134"/>
        <w:jc w:val="both"/>
        <w:rPr>
          <w:rFonts w:ascii="Tahoma" w:hAnsi="Tahoma"/>
          <w:sz w:val="22"/>
          <w:szCs w:val="22"/>
        </w:rPr>
      </w:pPr>
      <w:ins w:id="296" w:author="Claude (revisão)" w:date="2026-10-01T20:00:00Z">
        <w:r>
          <w:rPr>
            <w:rFonts w:eastAsia="Open Sans" w:cs="Open Sans" w:ascii="Tahoma" w:hAnsi="Tahoma"/>
            <w:color w:val="365F91" w:themeColor="accent1" w:themeShade="bf"/>
            <w:sz w:val="22"/>
            <w:szCs w:val="22"/>
          </w:rPr>
          <w:t>Ao delimitar o termo inicial da legalidade –</w:t>
        </w:r>
      </w:ins>
      <w:r>
        <w:rPr>
          <w:rFonts w:eastAsia="Open Sans" w:cs="Open Sans" w:ascii="Tahoma" w:hAnsi="Tahoma"/>
          <w:color w:val="365F91" w:themeColor="accent1" w:themeShade="bf"/>
          <w:sz w:val="22"/>
          <w:szCs w:val="22"/>
        </w:rPr>
        <w:t xml:space="preserve"> a vigência </w:t>
      </w:r>
      <w:ins w:id="297" w:author="Claude (revisão)" w:date="2026-10-01T20:00:00Z">
        <w:r>
          <w:rPr>
            <w:rFonts w:eastAsia="Open Sans" w:cs="Open Sans" w:ascii="Tahoma" w:hAnsi="Tahoma"/>
            <w:color w:val="365F91" w:themeColor="accent1" w:themeShade="bf"/>
            <w:sz w:val="22"/>
            <w:szCs w:val="22"/>
          </w:rPr>
          <w:t xml:space="preserve">do art. 12-A </w:t>
        </w:r>
      </w:ins>
      <w:r>
        <w:rPr>
          <w:rFonts w:eastAsia="Open Sans" w:cs="Open Sans" w:ascii="Tahoma" w:hAnsi="Tahoma"/>
          <w:color w:val="365F91" w:themeColor="accent1" w:themeShade="bf"/>
          <w:sz w:val="22"/>
          <w:szCs w:val="22"/>
        </w:rPr>
        <w:t xml:space="preserve">da Lei </w:t>
      </w:r>
      <w:del w:id="298" w:author="Claude (revisão)" w:date="2026-10-01T20:00:00Z">
        <w:r>
          <w:rPr>
            <w:rFonts w:eastAsia="Open Sans" w:cs="Open Sans" w:ascii="Tahoma" w:hAnsi="Tahoma"/>
            <w:color w:val="365F91" w:themeColor="accent1" w:themeShade="bf"/>
            <w:sz w:val="22"/>
            <w:szCs w:val="22"/>
          </w:rPr>
          <w:delText>15.077/2024</w:delText>
        </w:r>
      </w:del>
      <w:ins w:id="299" w:author="Claude (revisão)" w:date="2026-10-01T20:00:00Z">
        <w:r>
          <w:rPr>
            <w:rFonts w:eastAsia="Open Sans" w:cs="Open Sans" w:ascii="Tahoma" w:hAnsi="Tahoma"/>
            <w:color w:val="365F91" w:themeColor="accent1" w:themeShade="bf"/>
            <w:sz w:val="22"/>
            <w:szCs w:val="22"/>
          </w:rPr>
          <w:t>nº</w:t>
        </w:r>
      </w:ins>
      <w:r>
        <w:rPr>
          <w:rFonts w:eastAsia="Open Sans" w:cs="Open Sans" w:ascii="Tahoma" w:hAnsi="Tahoma"/>
          <w:color w:val="365F91" w:themeColor="accent1" w:themeShade="bf"/>
          <w:sz w:val="22"/>
          <w:szCs w:val="22"/>
        </w:rPr>
        <w:t xml:space="preserve"> </w:t>
      </w:r>
      <w:del w:id="300" w:author="Claude (revisão)" w:date="2026-10-01T20:00:00Z">
        <w:r>
          <w:rPr>
            <w:rFonts w:eastAsia="Open Sans" w:cs="Open Sans" w:ascii="Tahoma" w:hAnsi="Tahoma"/>
            <w:color w:val="365F91" w:themeColor="accent1" w:themeShade="bf"/>
            <w:sz w:val="22"/>
            <w:szCs w:val="22"/>
          </w:rPr>
          <w:delText>(</w:delText>
        </w:r>
      </w:del>
      <w:del w:id="301" w:author="Claude (revisão)" w:date="2026-10-01T20:00:00Z">
        <w:r>
          <w:rPr>
            <w:rFonts w:eastAsia="Open Sans" w:cs="Open Sans" w:ascii="Tahoma" w:hAnsi="Tahoma"/>
            <w:b/>
            <w:bCs/>
            <w:color w:val="365F91" w:themeColor="accent1" w:themeShade="bf"/>
            <w:sz w:val="22"/>
            <w:szCs w:val="22"/>
          </w:rPr>
          <w:delText>27</w:delText>
        </w:r>
      </w:del>
      <w:ins w:id="302" w:author="Claude (revisão)" w:date="2026-10-01T20:00:00Z">
        <w:r>
          <w:rPr>
            <w:rFonts w:eastAsia="Open Sans" w:cs="Open Sans" w:ascii="Tahoma" w:hAnsi="Tahoma"/>
            <w:color w:val="365F91" w:themeColor="accent1" w:themeShade="bf"/>
            <w:sz w:val="22"/>
            <w:szCs w:val="22"/>
          </w:rPr>
          <w:t xml:space="preserve">14.601/2023, ou seja, </w:t>
        </w:r>
      </w:ins>
      <w:ins w:id="303" w:author="Claude (revisão)" w:date="2026-10-01T20:00:00Z">
        <w:r>
          <w:rPr>
            <w:rFonts w:eastAsia="Open Sans" w:cs="Open Sans" w:ascii="Tahoma" w:hAnsi="Tahoma"/>
            <w:b/>
            <w:bCs/>
            <w:color w:val="365F91" w:themeColor="accent1" w:themeShade="bf"/>
            <w:sz w:val="22"/>
            <w:szCs w:val="22"/>
          </w:rPr>
          <w:t>27</w:t>
        </w:r>
      </w:ins>
      <w:r>
        <w:rPr>
          <w:rFonts w:eastAsia="Open Sans" w:cs="Open Sans" w:ascii="Tahoma" w:hAnsi="Tahoma"/>
          <w:b/>
          <w:bCs/>
          <w:color w:val="365F91" w:themeColor="accent1" w:themeShade="bf"/>
          <w:sz w:val="22"/>
          <w:szCs w:val="22"/>
        </w:rPr>
        <w:t xml:space="preserve"> de dezembro de </w:t>
      </w:r>
      <w:del w:id="304" w:author="Claude (revisão)" w:date="2026-10-01T20:00:00Z">
        <w:r>
          <w:rPr>
            <w:rFonts w:eastAsia="Open Sans" w:cs="Open Sans" w:ascii="Tahoma" w:hAnsi="Tahoma"/>
            <w:b/>
            <w:bCs/>
            <w:color w:val="365F91" w:themeColor="accent1" w:themeShade="bf"/>
            <w:sz w:val="22"/>
            <w:szCs w:val="22"/>
          </w:rPr>
          <w:delText>2024),</w:delText>
        </w:r>
      </w:del>
      <w:ins w:id="305" w:author="Claude (revisão)" w:date="2026-10-01T20:00:00Z">
        <w:r>
          <w:rPr>
            <w:rFonts w:eastAsia="Open Sans" w:cs="Open Sans" w:ascii="Tahoma" w:hAnsi="Tahoma"/>
            <w:b/>
            <w:bCs/>
            <w:color w:val="365F91" w:themeColor="accent1" w:themeShade="bf"/>
            <w:sz w:val="22"/>
            <w:szCs w:val="22"/>
          </w:rPr>
          <w:t>2024</w:t>
        </w:r>
      </w:ins>
      <w:ins w:id="306" w:author="Claude (revisão)" w:date="2026-10-01T20:00:00Z">
        <w:r>
          <w:rPr>
            <w:rFonts w:eastAsia="Open Sans" w:cs="Open Sans" w:ascii="Tahoma" w:hAnsi="Tahoma"/>
            <w:color w:val="365F91" w:themeColor="accent1" w:themeShade="bf"/>
            <w:sz w:val="22"/>
            <w:szCs w:val="22"/>
          </w:rPr>
          <w:t xml:space="preserve"> –, a TNU delimitou, na mesma medida, o período em</w:t>
        </w:r>
      </w:ins>
      <w:r>
        <w:rPr>
          <w:rFonts w:eastAsia="Open Sans" w:cs="Open Sans" w:ascii="Tahoma" w:hAnsi="Tahoma"/>
          <w:color w:val="365F91" w:themeColor="accent1" w:themeShade="bf"/>
          <w:sz w:val="22"/>
          <w:szCs w:val="22"/>
        </w:rPr>
        <w:t xml:space="preserve"> que </w:t>
      </w:r>
      <w:del w:id="307" w:author="Claude (revisão)" w:date="2026-10-01T20:00:00Z">
        <w:r>
          <w:rPr>
            <w:rFonts w:eastAsia="Open Sans" w:cs="Open Sans" w:ascii="Tahoma" w:hAnsi="Tahoma"/>
            <w:color w:val="365F91" w:themeColor="accent1" w:themeShade="bf"/>
            <w:sz w:val="22"/>
            <w:szCs w:val="22"/>
          </w:rPr>
          <w:delText>acrescentou</w:delText>
        </w:r>
      </w:del>
      <w:ins w:id="308" w:author="Claude (revisão)" w:date="2026-10-01T20:00:00Z">
        <w:r>
          <w:rPr>
            <w:rFonts w:eastAsia="Open Sans" w:cs="Open Sans" w:ascii="Tahoma" w:hAnsi="Tahoma"/>
            <w:color w:val="365F91" w:themeColor="accent1" w:themeShade="bf"/>
            <w:sz w:val="22"/>
            <w:szCs w:val="22"/>
          </w:rPr>
          <w:t>a</w:t>
        </w:r>
      </w:ins>
      <w:r>
        <w:rPr>
          <w:rFonts w:eastAsia="Open Sans" w:cs="Open Sans" w:ascii="Tahoma" w:hAnsi="Tahoma"/>
          <w:color w:val="365F91" w:themeColor="accent1" w:themeShade="bf"/>
          <w:sz w:val="22"/>
          <w:szCs w:val="22"/>
        </w:rPr>
        <w:t xml:space="preserve"> </w:t>
      </w:r>
      <w:del w:id="309" w:author="Claude (revisão)" w:date="2026-10-01T20:00:00Z">
        <w:r>
          <w:rPr>
            <w:rFonts w:eastAsia="Open Sans" w:cs="Open Sans" w:ascii="Tahoma" w:hAnsi="Tahoma"/>
            <w:color w:val="365F91" w:themeColor="accent1" w:themeShade="bf"/>
            <w:sz w:val="22"/>
            <w:szCs w:val="22"/>
          </w:rPr>
          <w:delText>o</w:delText>
        </w:r>
      </w:del>
      <w:ins w:id="310" w:author="Claude (revisão)" w:date="2026-10-01T20:00:00Z">
        <w:r>
          <w:rPr>
            <w:rFonts w:eastAsia="Open Sans" w:cs="Open Sans" w:ascii="Tahoma" w:hAnsi="Tahoma"/>
            <w:color w:val="365F91" w:themeColor="accent1" w:themeShade="bf"/>
            <w:sz w:val="22"/>
            <w:szCs w:val="22"/>
          </w:rPr>
          <w:t>limitação</w:t>
        </w:r>
      </w:ins>
      <w:r>
        <w:rPr>
          <w:rFonts w:eastAsia="Open Sans" w:cs="Open Sans" w:ascii="Tahoma" w:hAnsi="Tahoma"/>
          <w:color w:val="365F91" w:themeColor="accent1" w:themeShade="bf"/>
          <w:sz w:val="22"/>
          <w:szCs w:val="22"/>
        </w:rPr>
        <w:t xml:space="preserve"> </w:t>
      </w:r>
      <w:del w:id="311" w:author="Claude (revisão)" w:date="2026-10-01T20:00:00Z">
        <w:r>
          <w:rPr>
            <w:rFonts w:eastAsia="Open Sans" w:cs="Open Sans" w:ascii="Tahoma" w:hAnsi="Tahoma"/>
            <w:color w:val="365F91" w:themeColor="accent1" w:themeShade="bf"/>
            <w:sz w:val="22"/>
            <w:szCs w:val="22"/>
          </w:rPr>
          <w:delText>artigo</w:delText>
        </w:r>
      </w:del>
      <w:ins w:id="312" w:author="Claude (revisão)" w:date="2026-10-01T20:00:00Z">
        <w:r>
          <w:rPr>
            <w:rFonts w:eastAsia="Open Sans" w:cs="Open Sans" w:ascii="Tahoma" w:hAnsi="Tahoma"/>
            <w:color w:val="365F91" w:themeColor="accent1" w:themeShade="bf"/>
            <w:sz w:val="22"/>
            <w:szCs w:val="22"/>
            <w:u w:val="single"/>
          </w:rPr>
          <w:t>não</w:t>
        </w:r>
      </w:ins>
      <w:r>
        <w:rPr>
          <w:rFonts w:eastAsia="Open Sans" w:cs="Open Sans" w:ascii="Tahoma" w:hAnsi="Tahoma"/>
          <w:color w:val="365F91" w:themeColor="accent1" w:themeShade="bf"/>
          <w:sz w:val="22"/>
          <w:szCs w:val="22"/>
        </w:rPr>
        <w:t xml:space="preserve"> </w:t>
      </w:r>
      <w:del w:id="313" w:author="Claude (revisão)" w:date="2026-10-01T20:00:00Z">
        <w:r>
          <w:rPr>
            <w:rFonts w:eastAsia="Open Sans" w:cs="Open Sans" w:ascii="Tahoma" w:hAnsi="Tahoma"/>
            <w:color w:val="365F91" w:themeColor="accent1" w:themeShade="bf"/>
            <w:sz w:val="22"/>
            <w:szCs w:val="22"/>
          </w:rPr>
          <w:delText>12-A</w:delText>
        </w:r>
      </w:del>
      <w:ins w:id="314" w:author="Claude (revisão)" w:date="2026-10-01T20:00:00Z">
        <w:r>
          <w:rPr>
            <w:rFonts w:eastAsia="Open Sans" w:cs="Open Sans" w:ascii="Tahoma" w:hAnsi="Tahoma"/>
            <w:color w:val="365F91" w:themeColor="accent1" w:themeShade="bf"/>
            <w:sz w:val="22"/>
            <w:szCs w:val="22"/>
          </w:rPr>
          <w:t xml:space="preserve">encontrava amparo legal. </w:t>
        </w:r>
      </w:ins>
      <w:del w:id="315" w:author="Claude (revisão)" w:date="2026-10-01T20:00:00Z">
        <w:r>
          <w:rPr>
            <w:rFonts w:eastAsia="Open Sans" w:cs="Open Sans" w:ascii="Tahoma" w:hAnsi="Tahoma"/>
            <w:color w:val="365F91" w:themeColor="accent1" w:themeShade="bf"/>
            <w:sz w:val="22"/>
            <w:szCs w:val="22"/>
            <w:u w:val="single"/>
          </w:rPr>
          <w:delText>é</w:delText>
        </w:r>
      </w:del>
      <w:ins w:id="316" w:author="Claude (revisão)" w:date="2026-10-01T20:00:00Z">
        <w:r>
          <w:rPr>
            <w:rFonts w:eastAsia="Open Sans" w:cs="Open Sans" w:ascii="Tahoma" w:hAnsi="Tahoma"/>
            <w:b/>
            <w:bCs/>
            <w:color w:val="365F91" w:themeColor="accent1" w:themeShade="bf"/>
            <w:sz w:val="22"/>
            <w:szCs w:val="22"/>
          </w:rPr>
          <w:t>Antes</w:t>
        </w:r>
      </w:ins>
      <w:r>
        <w:rPr>
          <w:rFonts w:eastAsia="Open Sans" w:cs="Open Sans" w:ascii="Tahoma" w:hAnsi="Tahoma"/>
          <w:b/>
          <w:bCs/>
          <w:color w:val="365F91" w:themeColor="accent1" w:themeShade="bf"/>
          <w:sz w:val="22"/>
          <w:szCs w:val="22"/>
        </w:rPr>
        <w:t xml:space="preserve"> </w:t>
      </w:r>
      <w:del w:id="317" w:author="Claude (revisão)" w:date="2026-10-01T20:00:00Z">
        <w:r>
          <w:rPr>
            <w:rFonts w:eastAsia="Open Sans" w:cs="Open Sans" w:ascii="Tahoma" w:hAnsi="Tahoma"/>
            <w:b/>
            <w:bCs/>
            <w:color w:val="365F91" w:themeColor="accent1" w:themeShade="bf"/>
            <w:sz w:val="22"/>
            <w:szCs w:val="22"/>
            <w:u w:val="single"/>
          </w:rPr>
          <w:delText>ilegal</w:delText>
        </w:r>
      </w:del>
      <w:del w:id="318" w:author="Claude (revisão)" w:date="2026-10-01T20:00:00Z">
        <w:r>
          <w:rPr>
            <w:rFonts w:eastAsia="Open Sans" w:cs="Open Sans" w:ascii="Tahoma" w:hAnsi="Tahoma"/>
            <w:b/>
            <w:bCs/>
            <w:color w:val="365F91" w:themeColor="accent1" w:themeShade="bf"/>
            <w:sz w:val="22"/>
            <w:szCs w:val="22"/>
          </w:rPr>
          <w:delText>;</w:delText>
        </w:r>
      </w:del>
      <w:ins w:id="319" w:author="Claude (revisão)" w:date="2026-10-01T20:00:00Z">
        <w:r>
          <w:rPr>
            <w:rFonts w:eastAsia="Open Sans" w:cs="Open Sans" w:ascii="Tahoma" w:hAnsi="Tahoma"/>
            <w:b/>
            <w:bCs/>
            <w:color w:val="365F91" w:themeColor="accent1" w:themeShade="bf"/>
            <w:sz w:val="22"/>
            <w:szCs w:val="22"/>
          </w:rPr>
          <w:t>de</w:t>
        </w:r>
      </w:ins>
      <w:r>
        <w:rPr>
          <w:rFonts w:eastAsia="Open Sans" w:cs="Open Sans" w:ascii="Tahoma" w:hAnsi="Tahoma"/>
          <w:b/>
          <w:bCs/>
          <w:color w:val="365F91" w:themeColor="accent1" w:themeShade="bf"/>
          <w:sz w:val="22"/>
          <w:szCs w:val="22"/>
        </w:rPr>
        <w:t xml:space="preserve"> </w:t>
      </w:r>
      <w:del w:id="320" w:author="Claude (revisão)" w:date="2026-10-01T20:00:00Z">
        <w:r>
          <w:rPr>
            <w:rFonts w:eastAsia="Open Sans" w:cs="Open Sans" w:ascii="Tahoma" w:hAnsi="Tahoma"/>
            <w:b/>
            <w:bCs/>
            <w:color w:val="365F91" w:themeColor="accent1" w:themeShade="bf"/>
            <w:sz w:val="22"/>
            <w:szCs w:val="22"/>
          </w:rPr>
          <w:delText>depois,</w:delText>
        </w:r>
      </w:del>
      <w:ins w:id="321" w:author="Claude (revisão)" w:date="2026-10-01T20:00:00Z">
        <w:r>
          <w:rPr>
            <w:rFonts w:eastAsia="Open Sans" w:cs="Open Sans" w:ascii="Tahoma" w:hAnsi="Tahoma"/>
            <w:b/>
            <w:bCs/>
            <w:color w:val="365F91" w:themeColor="accent1" w:themeShade="bf"/>
            <w:sz w:val="22"/>
            <w:szCs w:val="22"/>
          </w:rPr>
          <w:t>27/12/2024,</w:t>
        </w:r>
      </w:ins>
      <w:r>
        <w:rPr>
          <w:rFonts w:eastAsia="Open Sans" w:cs="Open Sans" w:ascii="Tahoma" w:hAnsi="Tahoma"/>
          <w:b/>
          <w:bCs/>
          <w:color w:val="365F91" w:themeColor="accent1" w:themeShade="bf"/>
          <w:sz w:val="22"/>
          <w:szCs w:val="22"/>
        </w:rPr>
        <w:t xml:space="preserve"> </w:t>
      </w:r>
      <w:del w:id="322" w:author="Claude (revisão)" w:date="2026-10-01T20:00:00Z">
        <w:r>
          <w:rPr>
            <w:rFonts w:eastAsia="Open Sans" w:cs="Open Sans" w:ascii="Tahoma" w:hAnsi="Tahoma"/>
            <w:b/>
            <w:bCs/>
            <w:color w:val="365F91" w:themeColor="accent1" w:themeShade="bf"/>
            <w:sz w:val="22"/>
            <w:szCs w:val="22"/>
          </w:rPr>
          <w:delText>legal.</w:delText>
        </w:r>
      </w:del>
      <w:ins w:id="323" w:author="Claude (revisão)" w:date="2026-10-01T20:00:00Z">
        <w:r>
          <w:rPr>
            <w:rFonts w:eastAsia="Open Sans" w:cs="Open Sans" w:ascii="Tahoma" w:hAnsi="Tahoma"/>
            <w:b/>
            <w:bCs/>
            <w:color w:val="365F91" w:themeColor="accent1" w:themeShade="bf"/>
            <w:sz w:val="22"/>
            <w:szCs w:val="22"/>
          </w:rPr>
          <w:t>a</w:t>
        </w:r>
      </w:ins>
      <w:r>
        <w:rPr>
          <w:rFonts w:eastAsia="Open Sans" w:cs="Open Sans" w:ascii="Tahoma" w:hAnsi="Tahoma"/>
          <w:b/>
          <w:bCs/>
          <w:color w:val="365F91" w:themeColor="accent1" w:themeShade="bf"/>
          <w:sz w:val="22"/>
          <w:szCs w:val="22"/>
        </w:rPr>
        <w:t xml:space="preserve"> </w:t>
      </w:r>
      <w:ins w:id="324" w:author="Claude (revisão)" w:date="2026-10-01T20:00:00Z">
        <w:r>
          <w:rPr>
            <w:rFonts w:eastAsia="Open Sans" w:cs="Open Sans" w:ascii="Tahoma" w:hAnsi="Tahoma"/>
            <w:b/>
            <w:bCs/>
            <w:color w:val="365F91" w:themeColor="accent1" w:themeShade="bf"/>
            <w:sz w:val="22"/>
            <w:szCs w:val="22"/>
          </w:rPr>
          <w:t>trava de 16% instituída por portaria carecia de suporte em lei formal.</w:t>
        </w:r>
      </w:ins>
    </w:p>
    <w:p>
      <w:pPr>
        <w:pStyle w:val="Normal"/>
        <w:spacing w:lineRule="auto" w:line="360" w:before="80" w:after="80"/>
        <w:ind w:right="569" w:hanging="0"/>
        <w:jc w:val="both"/>
        <w:rPr>
          <w:rFonts w:ascii="Tahoma" w:hAnsi="Tahoma"/>
          <w:sz w:val="22"/>
          <w:szCs w:val="22"/>
        </w:rPr>
      </w:pPr>
      <w:r>
        <w:rPr/>
        <w:drawing>
          <wp:inline distT="0" distB="0" distL="0" distR="0">
            <wp:extent cx="5580380" cy="1882775"/>
            <wp:effectExtent l="0" t="0" r="0" b="0"/>
            <wp:docPr id="2" name="Google Shape;1621;p12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Google Shape;1621;p129" descr=""/>
                    <pic:cNvPicPr>
                      <a:picLocks noChangeAspect="1" noChangeArrowheads="1"/>
                    </pic:cNvPicPr>
                  </pic:nvPicPr>
                  <pic:blipFill>
                    <a:blip r:embed="rId4"/>
                    <a:srcRect l="0" t="0" r="6874" b="0"/>
                    <a:stretch>
                      <a:fillRect/>
                    </a:stretch>
                  </pic:blipFill>
                  <pic:spPr bwMode="auto">
                    <a:xfrm>
                      <a:off x="0" y="0"/>
                      <a:ext cx="5580380" cy="1882775"/>
                    </a:xfrm>
                    <a:prstGeom prst="rect">
                      <a:avLst/>
                    </a:prstGeom>
                  </pic:spPr>
                </pic:pic>
              </a:graphicData>
            </a:graphic>
          </wp:inline>
        </w:drawing>
      </w:r>
    </w:p>
    <w:p>
      <w:pPr>
        <w:pStyle w:val="Normal"/>
        <w:widowControl w:val="false"/>
        <w:suppressAutoHyphens w:val="false"/>
        <w:bidi w:val="0"/>
        <w:spacing w:lineRule="auto" w:line="360" w:before="80" w:after="80"/>
        <w:ind w:left="0" w:right="567" w:firstLine="1134"/>
        <w:jc w:val="both"/>
        <w:rPr>
          <w:rFonts w:ascii="Tahoma" w:hAnsi="Tahoma"/>
          <w:sz w:val="22"/>
          <w:szCs w:val="22"/>
          <w:del w:id="326" w:author="Claude (revisão)" w:date="2026-10-01T20:00:00Z"/>
        </w:rPr>
      </w:pPr>
      <w:del w:id="325" w:author="Claude (revisão)" w:date="2026-10-01T20:00:00Z">
        <w:r>
          <w:rPr/>
        </w:r>
      </w:del>
    </w:p>
    <w:p>
      <w:pPr>
        <w:pStyle w:val="Normal"/>
        <w:widowControl w:val="false"/>
        <w:suppressAutoHyphens w:val="false"/>
        <w:bidi w:val="0"/>
        <w:spacing w:lineRule="auto" w:line="360" w:before="80" w:after="80"/>
        <w:ind w:left="0" w:right="567" w:firstLine="1134"/>
        <w:jc w:val="both"/>
        <w:rPr>
          <w:rFonts w:ascii="Tahoma" w:hAnsi="Tahoma"/>
          <w:sz w:val="22"/>
          <w:szCs w:val="22"/>
          <w:ins w:id="328" w:author="Claude (revisão)" w:date="2026-10-01T20:00:00Z"/>
        </w:rPr>
      </w:pPr>
      <w:ins w:id="327" w:author="Claude (revisão)" w:date="2026-10-01T20:00:00Z">
        <w:r>
          <w:rPr>
            <w:rFonts w:eastAsia="Open Sans" w:cs="Open Sans" w:ascii="Tahoma" w:hAnsi="Tahoma"/>
            <w:color w:val="365F91" w:themeColor="accent1" w:themeShade="bf"/>
            <w:sz w:val="22"/>
            <w:szCs w:val="22"/>
          </w:rPr>
          <w:t>O item 8 da ementa do acórdão paradigma é expresso quanto à vedação de aplicação retroativa:</w:t>
        </w:r>
      </w:ins>
    </w:p>
    <w:p>
      <w:pPr>
        <w:pStyle w:val="Normal"/>
        <w:spacing w:lineRule="auto" w:line="276" w:before="80" w:after="80"/>
        <w:ind w:left="720" w:right="569" w:hanging="0"/>
        <w:jc w:val="both"/>
        <w:rPr>
          <w:rFonts w:ascii="Tahoma" w:hAnsi="Tahoma"/>
          <w:sz w:val="22"/>
          <w:szCs w:val="22"/>
          <w:ins w:id="330" w:author="Claude (revisão)" w:date="2026-10-01T20:00:00Z"/>
        </w:rPr>
      </w:pPr>
      <w:ins w:id="329" w:author="Claude (revisão)" w:date="2026-10-01T20:00:00Z">
        <w:r>
          <w:rPr>
            <w:rFonts w:eastAsia="Open Sans" w:cs="Open Sans" w:ascii="Tahoma" w:hAnsi="Tahoma"/>
            <w:b/>
            <w:bCs/>
            <w:i/>
            <w:iCs/>
            <w:color w:val="365F91" w:themeColor="accent1" w:themeShade="bf"/>
            <w:sz w:val="22"/>
            <w:szCs w:val="22"/>
          </w:rPr>
          <w:t>8. A aplicação retroativa da Portaria MDS nº 911/2023 é vedada, especialmente quando o direito ao benefício se consolidou em momento anterior à edição da norma restritiva, em respeito ao princípio da segurança jurídica.</w:t>
        </w:r>
      </w:ins>
    </w:p>
    <w:p>
      <w:pPr>
        <w:pStyle w:val="Normal"/>
        <w:widowControl w:val="false"/>
        <w:suppressAutoHyphens w:val="false"/>
        <w:bidi w:val="0"/>
        <w:spacing w:lineRule="auto" w:line="360" w:before="80" w:after="80"/>
        <w:ind w:left="0" w:right="567" w:firstLine="1134"/>
        <w:jc w:val="both"/>
        <w:rPr>
          <w:rFonts w:ascii="Tahoma" w:hAnsi="Tahoma"/>
          <w:sz w:val="22"/>
          <w:szCs w:val="22"/>
          <w:ins w:id="332" w:author="Claude (revisão)" w:date="2026-10-01T20:00:00Z"/>
        </w:rPr>
      </w:pPr>
      <w:ins w:id="331" w:author="Claude (revisão)" w:date="2026-10-01T20:00:00Z">
        <w:r>
          <w:rPr>
            <w:rFonts w:eastAsia="Open Sans" w:cs="Open Sans" w:ascii="Tahoma" w:hAnsi="Tahoma"/>
            <w:color w:val="365F91" w:themeColor="accent1" w:themeShade="bf"/>
            <w:sz w:val="22"/>
            <w:szCs w:val="22"/>
          </w:rPr>
          <w:t>Além disso, no próprio caso-piloto do Tema 379, a solução dada à situação concreta foi a procedência do pedido:</w:t>
        </w:r>
      </w:ins>
    </w:p>
    <w:p>
      <w:pPr>
        <w:pStyle w:val="Normal"/>
        <w:spacing w:lineRule="auto" w:line="276" w:before="80" w:after="80"/>
        <w:ind w:left="720" w:right="569" w:hanging="0"/>
        <w:jc w:val="both"/>
        <w:rPr>
          <w:rFonts w:ascii="Tahoma" w:hAnsi="Tahoma"/>
          <w:sz w:val="22"/>
          <w:szCs w:val="22"/>
          <w:ins w:id="335" w:author="Claude (revisão)" w:date="2026-10-01T20:00:00Z"/>
        </w:rPr>
      </w:pPr>
      <w:ins w:id="333" w:author="Claude (revisão)" w:date="2026-10-01T20:00:00Z">
        <w:r>
          <w:rPr>
            <w:rFonts w:eastAsia="Open Sans" w:cs="Open Sans" w:ascii="Tahoma" w:hAnsi="Tahoma"/>
            <w:i/>
            <w:iCs/>
            <w:color w:val="365F91" w:themeColor="accent1" w:themeShade="bf"/>
            <w:sz w:val="22"/>
            <w:szCs w:val="22"/>
          </w:rPr>
          <w:t xml:space="preserve">Quanto ao caso concreto, ambos os votos convergem para </w:t>
        </w:r>
      </w:ins>
      <w:r>
        <w:rPr>
          <w:rFonts w:eastAsia="Open Sans" w:cs="Open Sans" w:ascii="Tahoma" w:hAnsi="Tahoma"/>
          <w:i/>
          <w:iCs/>
          <w:color w:val="365F91" w:themeColor="accent1" w:themeShade="bf"/>
          <w:sz w:val="22"/>
          <w:szCs w:val="22"/>
        </w:rPr>
        <w:t>a procedência do pedido</w:t>
      </w:r>
      <w:ins w:id="334" w:author="Claude (revisão)" w:date="2026-10-01T20:00:00Z">
        <w:r>
          <w:rPr>
            <w:rFonts w:eastAsia="Open Sans" w:cs="Open Sans" w:ascii="Tahoma" w:hAnsi="Tahoma"/>
            <w:i/>
            <w:iCs/>
            <w:color w:val="365F91" w:themeColor="accent1" w:themeShade="bf"/>
            <w:sz w:val="22"/>
            <w:szCs w:val="22"/>
          </w:rPr>
          <w:t>, com fundamento na irretroatividade da norma administrativa restritiva.</w:t>
        </w:r>
      </w:ins>
    </w:p>
    <w:p>
      <w:pPr>
        <w:pStyle w:val="Normal"/>
        <w:widowControl w:val="false"/>
        <w:suppressAutoHyphens w:val="false"/>
        <w:bidi w:val="0"/>
        <w:spacing w:lineRule="auto" w:line="360" w:before="80" w:after="80"/>
        <w:ind w:left="0" w:right="567" w:firstLine="1134"/>
        <w:jc w:val="both"/>
        <w:rPr>
          <w:rFonts w:ascii="Tahoma" w:hAnsi="Tahoma"/>
          <w:sz w:val="22"/>
          <w:szCs w:val="22"/>
        </w:rPr>
      </w:pPr>
      <w:ins w:id="336" w:author="Claude (revisão)" w:date="2026-10-01T20:00:00Z">
        <w:r>
          <w:rPr>
            <w:rFonts w:eastAsia="Open Sans" w:cs="Open Sans" w:ascii="Tahoma" w:hAnsi="Tahoma"/>
            <w:color w:val="365F91" w:themeColor="accent1" w:themeShade="bf"/>
            <w:sz w:val="22"/>
            <w:szCs w:val="22"/>
          </w:rPr>
          <w:t xml:space="preserve">Ou seja, o </w:t>
        </w:r>
      </w:ins>
      <w:r>
        <w:rPr>
          <w:rFonts w:eastAsia="Open Sans" w:cs="Open Sans" w:ascii="Tahoma" w:hAnsi="Tahoma"/>
          <w:color w:val="365F91" w:themeColor="accent1" w:themeShade="bf"/>
          <w:sz w:val="22"/>
          <w:szCs w:val="22"/>
        </w:rPr>
        <w:t xml:space="preserve">mesmo </w:t>
      </w:r>
      <w:ins w:id="337" w:author="Claude (revisão)" w:date="2026-10-01T20:00:00Z">
        <w:r>
          <w:rPr>
            <w:rFonts w:eastAsia="Open Sans" w:cs="Open Sans" w:ascii="Tahoma" w:hAnsi="Tahoma"/>
            <w:color w:val="365F91" w:themeColor="accent1" w:themeShade="bf"/>
            <w:sz w:val="22"/>
            <w:szCs w:val="22"/>
          </w:rPr>
          <w:t xml:space="preserve">entendimento que reconheceu a </w:t>
        </w:r>
      </w:ins>
      <w:ins w:id="338" w:author="Claude (revisão)" w:date="2026-10-01T20:00:00Z">
        <w:r>
          <w:rPr>
            <w:rFonts w:eastAsia="Open Sans" w:cs="Open Sans" w:ascii="Tahoma" w:hAnsi="Tahoma"/>
            <w:b/>
            <w:bCs/>
            <w:color w:val="365F91" w:themeColor="accent1" w:themeShade="bf"/>
            <w:sz w:val="22"/>
            <w:szCs w:val="22"/>
          </w:rPr>
          <w:t>legalidade</w:t>
        </w:r>
      </w:ins>
      <w:ins w:id="339" w:author="Claude (revisão)" w:date="2026-10-01T20:00:00Z">
        <w:r>
          <w:rPr>
            <w:rFonts w:eastAsia="Open Sans" w:cs="Open Sans" w:ascii="Tahoma" w:hAnsi="Tahoma"/>
            <w:color w:val="365F91" w:themeColor="accent1" w:themeShade="bf"/>
            <w:sz w:val="22"/>
            <w:szCs w:val="22"/>
          </w:rPr>
          <w:t xml:space="preserve"> do teto a partir da Lei nº 15.077/2024 julgou procedente o pedido porque os fatos daquele caso eram anteriores à norma restritiva. </w:t>
        </w:r>
      </w:ins>
    </w:p>
    <w:p>
      <w:pPr>
        <w:pStyle w:val="Normal"/>
        <w:widowControl w:val="false"/>
        <w:suppressAutoHyphens w:val="false"/>
        <w:bidi w:val="0"/>
        <w:spacing w:lineRule="auto" w:line="360" w:before="80" w:after="80"/>
        <w:ind w:left="0" w:right="567" w:firstLine="1134"/>
        <w:jc w:val="both"/>
        <w:rPr>
          <w:rFonts w:ascii="Tahoma" w:hAnsi="Tahoma"/>
          <w:sz w:val="22"/>
          <w:szCs w:val="22"/>
          <w:ins w:id="343" w:author="Claude (revisão)" w:date="2026-10-01T20:00:00Z"/>
        </w:rPr>
      </w:pPr>
      <w:r>
        <w:rPr>
          <w:rFonts w:eastAsia="Open Sans" w:cs="Open Sans" w:ascii="Tahoma" w:hAnsi="Tahoma"/>
          <w:color w:val="365F91" w:themeColor="accent1" w:themeShade="bf"/>
          <w:sz w:val="22"/>
          <w:szCs w:val="22"/>
        </w:rPr>
        <w:t xml:space="preserve">No </w:t>
      </w:r>
      <w:ins w:id="340" w:author="Claude (revisão)" w:date="2026-10-01T20:00:00Z">
        <w:r>
          <w:rPr>
            <w:rFonts w:eastAsia="Open Sans" w:cs="Open Sans" w:ascii="Tahoma" w:hAnsi="Tahoma"/>
            <w:color w:val="365F91" w:themeColor="accent1" w:themeShade="bf"/>
            <w:sz w:val="22"/>
            <w:szCs w:val="22"/>
          </w:rPr>
          <w:t xml:space="preserve">presente caso, o direito ao benefício </w:t>
        </w:r>
      </w:ins>
      <w:ins w:id="341" w:author="Claude (revisão)" w:date="2026-10-01T20:00:00Z">
        <w:r>
          <w:rPr>
            <w:rFonts w:eastAsia="Open Sans" w:cs="Open Sans" w:ascii="Tahoma" w:hAnsi="Tahoma"/>
            <w:b/>
            <w:bCs/>
            <w:color w:val="365F91" w:themeColor="accent1" w:themeShade="bf"/>
            <w:sz w:val="22"/>
            <w:szCs w:val="22"/>
          </w:rPr>
          <w:t>se consolidou antes de 27/12/2024</w:t>
        </w:r>
      </w:ins>
      <w:ins w:id="342" w:author="Claude (revisão)" w:date="2026-10-01T20:00:00Z">
        <w:r>
          <w:rPr>
            <w:rFonts w:eastAsia="Open Sans" w:cs="Open Sans" w:ascii="Tahoma" w:hAnsi="Tahoma"/>
            <w:color w:val="365F91" w:themeColor="accent1" w:themeShade="bf"/>
            <w:sz w:val="22"/>
            <w:szCs w:val="22"/>
          </w:rPr>
          <w:t>, quando a parte autora já preenchia os requisitos legais do art. 5º da Lei nº 14.601/2023. Esse direito, consolidado sob a vigência da lei anterior, não pode ser alcançado pela lei nova, inclusive quanto às parcelas vincendas (art. 5º, XXXVI, da Constituição Federal e item 8 da ementa transcrita).</w:t>
        </w:r>
      </w:ins>
    </w:p>
    <w:p>
      <w:pPr>
        <w:pStyle w:val="Normal"/>
        <w:widowControl w:val="false"/>
        <w:suppressAutoHyphens w:val="false"/>
        <w:bidi w:val="0"/>
        <w:spacing w:lineRule="auto" w:line="360" w:before="80" w:after="80"/>
        <w:ind w:left="0" w:right="567" w:firstLine="1134"/>
        <w:jc w:val="both"/>
        <w:rPr>
          <w:rFonts w:ascii="Tahoma" w:hAnsi="Tahoma"/>
          <w:sz w:val="22"/>
          <w:szCs w:val="22"/>
        </w:rPr>
      </w:pPr>
      <w:ins w:id="344" w:author="Claude (revisão)" w:date="2026-10-01T20:00:00Z">
        <w:r>
          <w:rPr>
            <w:rFonts w:eastAsia="Open Sans" w:cs="Open Sans" w:ascii="Tahoma" w:hAnsi="Tahoma"/>
            <w:color w:val="365F91" w:themeColor="accent1" w:themeShade="bf"/>
            <w:sz w:val="22"/>
            <w:szCs w:val="22"/>
          </w:rPr>
          <w:t>A cronologia dos fatos demonstra que todos os eventos juridicamente relevantes do caso são anteriores ao marco temporal fixado pelo Tema 379:</w:t>
        </w:r>
      </w:ins>
    </w:p>
    <w:tbl>
      <w:tblPr>
        <w:tblW w:w="9300" w:type="dxa"/>
        <w:jc w:val="left"/>
        <w:tblInd w:w="0" w:type="dxa"/>
        <w:tblLayout w:type="fixed"/>
        <w:tblCellMar>
          <w:top w:w="0" w:type="dxa"/>
          <w:left w:w="100" w:type="dxa"/>
          <w:bottom w:w="0" w:type="dxa"/>
          <w:right w:w="100" w:type="dxa"/>
        </w:tblCellMar>
        <w:tblLook w:firstRow="1" w:noVBand="1" w:lastRow="0" w:firstColumn="1" w:lastColumn="0" w:noHBand="0" w:val="04a0"/>
      </w:tblPr>
      <w:tblGrid>
        <w:gridCol w:w="1700"/>
        <w:gridCol w:w="7599"/>
      </w:tblGrid>
      <w:tr>
        <w:trPr>
          <w:ins w:id="345" w:author="Claude (revisão)" w:date="2026-10-01T20:00:00Z"/>
        </w:trPr>
        <w:tc>
          <w:tcPr>
            <w:tcW w:w="1700" w:type="dxa"/>
            <w:tcBorders>
              <w:top w:val="single" w:sz="4" w:space="0" w:color="365F91"/>
              <w:left w:val="single" w:sz="4" w:space="0" w:color="365F91"/>
              <w:bottom w:val="single" w:sz="4" w:space="0" w:color="365F91"/>
              <w:right w:val="single" w:sz="4" w:space="0" w:color="365F91"/>
            </w:tcBorders>
            <w:shd w:color="auto" w:fill="DBE5F1" w:val="clear"/>
          </w:tcPr>
          <w:p>
            <w:pPr>
              <w:pStyle w:val="Normal"/>
              <w:widowControl w:val="false"/>
              <w:spacing w:lineRule="auto" w:line="276" w:before="40" w:after="40"/>
              <w:rPr>
                <w:rFonts w:ascii="Tahoma" w:hAnsi="Tahoma"/>
                <w:sz w:val="22"/>
                <w:szCs w:val="22"/>
              </w:rPr>
            </w:pPr>
            <w:ins w:id="346" w:author="Claude (revisão)" w:date="2026-10-01T20:00:00Z">
              <w:r>
                <w:rPr>
                  <w:rFonts w:eastAsia="Open Sans" w:cs="Open Sans" w:ascii="Tahoma" w:hAnsi="Tahoma"/>
                  <w:b/>
                  <w:bCs/>
                  <w:color w:val="365F91" w:themeColor="accent1" w:themeShade="bf"/>
                  <w:sz w:val="22"/>
                  <w:szCs w:val="22"/>
                </w:rPr>
                <w:t>DATA</w:t>
              </w:r>
            </w:ins>
          </w:p>
        </w:tc>
        <w:tc>
          <w:tcPr>
            <w:tcW w:w="7599" w:type="dxa"/>
            <w:tcBorders>
              <w:top w:val="single" w:sz="4" w:space="0" w:color="365F91"/>
              <w:left w:val="single" w:sz="4" w:space="0" w:color="365F91"/>
              <w:bottom w:val="single" w:sz="4" w:space="0" w:color="365F91"/>
              <w:right w:val="single" w:sz="4" w:space="0" w:color="365F91"/>
            </w:tcBorders>
            <w:shd w:color="auto" w:fill="DBE5F1" w:val="clear"/>
          </w:tcPr>
          <w:p>
            <w:pPr>
              <w:pStyle w:val="Normal"/>
              <w:widowControl w:val="false"/>
              <w:spacing w:lineRule="auto" w:line="276" w:before="40" w:after="40"/>
              <w:rPr>
                <w:rFonts w:ascii="Tahoma" w:hAnsi="Tahoma"/>
                <w:sz w:val="22"/>
                <w:szCs w:val="22"/>
              </w:rPr>
            </w:pPr>
            <w:ins w:id="347" w:author="Claude (revisão)" w:date="2026-10-01T20:00:00Z">
              <w:r>
                <w:rPr>
                  <w:rFonts w:eastAsia="Open Sans" w:cs="Open Sans" w:ascii="Tahoma" w:hAnsi="Tahoma"/>
                  <w:b/>
                  <w:bCs/>
                  <w:color w:val="365F91" w:themeColor="accent1" w:themeShade="bf"/>
                  <w:sz w:val="22"/>
                  <w:szCs w:val="22"/>
                </w:rPr>
                <w:t>FATO</w:t>
              </w:r>
            </w:ins>
          </w:p>
        </w:tc>
      </w:tr>
      <w:tr>
        <w:trPr>
          <w:ins w:id="348" w:author="Claude (revisão)" w:date="2026-10-01T20:00:00Z"/>
        </w:trPr>
        <w:tc>
          <w:tcPr>
            <w:tcW w:w="1700" w:type="dxa"/>
            <w:tcBorders>
              <w:top w:val="single" w:sz="4" w:space="0" w:color="365F91"/>
              <w:left w:val="single" w:sz="4" w:space="0" w:color="365F91"/>
              <w:bottom w:val="single" w:sz="4" w:space="0" w:color="365F91"/>
              <w:right w:val="single" w:sz="4" w:space="0" w:color="365F91"/>
            </w:tcBorders>
          </w:tcPr>
          <w:p>
            <w:pPr>
              <w:pStyle w:val="Normal"/>
              <w:widowControl w:val="false"/>
              <w:spacing w:lineRule="auto" w:line="276" w:before="40" w:after="40"/>
              <w:rPr>
                <w:rFonts w:ascii="Tahoma" w:hAnsi="Tahoma"/>
                <w:sz w:val="22"/>
                <w:szCs w:val="22"/>
              </w:rPr>
            </w:pPr>
            <w:ins w:id="349" w:author="Claude (revisão)" w:date="2026-10-01T20:00:00Z">
              <w:r>
                <w:rPr>
                  <w:rFonts w:eastAsia="Open Sans" w:cs="Open Sans" w:ascii="Tahoma" w:hAnsi="Tahoma"/>
                  <w:color w:val="365F91" w:themeColor="accent1" w:themeShade="bf"/>
                  <w:sz w:val="22"/>
                  <w:szCs w:val="22"/>
                </w:rPr>
                <w:t>__/__/____</w:t>
              </w:r>
            </w:ins>
          </w:p>
        </w:tc>
        <w:tc>
          <w:tcPr>
            <w:tcW w:w="7599" w:type="dxa"/>
            <w:tcBorders>
              <w:top w:val="single" w:sz="4" w:space="0" w:color="365F91"/>
              <w:left w:val="single" w:sz="4" w:space="0" w:color="365F91"/>
              <w:bottom w:val="single" w:sz="4" w:space="0" w:color="365F91"/>
              <w:right w:val="single" w:sz="4" w:space="0" w:color="365F91"/>
            </w:tcBorders>
          </w:tcPr>
          <w:p>
            <w:pPr>
              <w:pStyle w:val="Normal"/>
              <w:widowControl w:val="false"/>
              <w:spacing w:lineRule="auto" w:line="276" w:before="40" w:after="40"/>
              <w:rPr>
                <w:rFonts w:ascii="Tahoma" w:hAnsi="Tahoma"/>
                <w:sz w:val="22"/>
                <w:szCs w:val="22"/>
              </w:rPr>
            </w:pPr>
            <w:ins w:id="350" w:author="Claude (revisão)" w:date="2026-10-01T20:00:00Z">
              <w:r>
                <w:rPr>
                  <w:rFonts w:eastAsia="Open Sans" w:cs="Open Sans" w:ascii="Tahoma" w:hAnsi="Tahoma"/>
                  <w:color w:val="365F91" w:themeColor="accent1" w:themeShade="bf"/>
                  <w:sz w:val="22"/>
                  <w:szCs w:val="22"/>
                </w:rPr>
                <w:t>Inscrição da família no Cadastro Único.</w:t>
              </w:r>
            </w:ins>
          </w:p>
        </w:tc>
      </w:tr>
      <w:tr>
        <w:trPr>
          <w:ins w:id="351" w:author="Claude (revisão)" w:date="2026-10-01T20:00:00Z"/>
        </w:trPr>
        <w:tc>
          <w:tcPr>
            <w:tcW w:w="1700" w:type="dxa"/>
            <w:tcBorders>
              <w:top w:val="single" w:sz="4" w:space="0" w:color="365F91"/>
              <w:left w:val="single" w:sz="4" w:space="0" w:color="365F91"/>
              <w:bottom w:val="single" w:sz="4" w:space="0" w:color="365F91"/>
              <w:right w:val="single" w:sz="4" w:space="0" w:color="365F91"/>
            </w:tcBorders>
          </w:tcPr>
          <w:p>
            <w:pPr>
              <w:pStyle w:val="Normal"/>
              <w:widowControl w:val="false"/>
              <w:spacing w:lineRule="auto" w:line="276" w:before="40" w:after="40"/>
              <w:rPr>
                <w:rFonts w:ascii="Tahoma" w:hAnsi="Tahoma"/>
                <w:sz w:val="22"/>
                <w:szCs w:val="22"/>
              </w:rPr>
            </w:pPr>
            <w:ins w:id="352" w:author="Claude (revisão)" w:date="2026-10-01T20:00:00Z">
              <w:r>
                <w:rPr>
                  <w:rFonts w:eastAsia="Open Sans" w:cs="Open Sans" w:ascii="Tahoma" w:hAnsi="Tahoma"/>
                  <w:color w:val="365F91" w:themeColor="accent1" w:themeShade="bf"/>
                  <w:sz w:val="22"/>
                  <w:szCs w:val="22"/>
                </w:rPr>
                <w:t>__/__/____</w:t>
              </w:r>
            </w:ins>
          </w:p>
        </w:tc>
        <w:tc>
          <w:tcPr>
            <w:tcW w:w="7599" w:type="dxa"/>
            <w:tcBorders>
              <w:top w:val="single" w:sz="4" w:space="0" w:color="365F91"/>
              <w:left w:val="single" w:sz="4" w:space="0" w:color="365F91"/>
              <w:bottom w:val="single" w:sz="4" w:space="0" w:color="365F91"/>
              <w:right w:val="single" w:sz="4" w:space="0" w:color="365F91"/>
            </w:tcBorders>
          </w:tcPr>
          <w:p>
            <w:pPr>
              <w:pStyle w:val="Normal"/>
              <w:widowControl w:val="false"/>
              <w:spacing w:lineRule="auto" w:line="276" w:before="40" w:after="40"/>
              <w:rPr>
                <w:rFonts w:ascii="Tahoma" w:hAnsi="Tahoma"/>
                <w:sz w:val="22"/>
                <w:szCs w:val="22"/>
              </w:rPr>
            </w:pPr>
            <w:ins w:id="353" w:author="Claude (revisão)" w:date="2026-10-01T20:00:00Z">
              <w:r>
                <w:rPr>
                  <w:rFonts w:eastAsia="Open Sans" w:cs="Open Sans" w:ascii="Tahoma" w:hAnsi="Tahoma"/>
                  <w:color w:val="365F91" w:themeColor="accent1" w:themeShade="bf"/>
                  <w:sz w:val="22"/>
                  <w:szCs w:val="22"/>
                  <w:highlight w:val="yellow"/>
                </w:rPr>
                <w:t>[se for restabelecimento]</w:t>
              </w:r>
            </w:ins>
            <w:ins w:id="354" w:author="Claude (revisão)" w:date="2026-10-01T20:00:00Z">
              <w:r>
                <w:rPr>
                  <w:rFonts w:eastAsia="Open Sans" w:cs="Open Sans" w:ascii="Tahoma" w:hAnsi="Tahoma"/>
                  <w:color w:val="365F91" w:themeColor="accent1" w:themeShade="bf"/>
                  <w:sz w:val="22"/>
                  <w:szCs w:val="22"/>
                </w:rPr>
                <w:t xml:space="preserve"> Início do atendimento pelo Programa Bolsa Família (ou Auxílio Brasil).</w:t>
              </w:r>
            </w:ins>
          </w:p>
        </w:tc>
      </w:tr>
      <w:tr>
        <w:trPr>
          <w:ins w:id="355" w:author="Claude (revisão)" w:date="2026-10-01T20:00:00Z"/>
        </w:trPr>
        <w:tc>
          <w:tcPr>
            <w:tcW w:w="1700" w:type="dxa"/>
            <w:tcBorders>
              <w:top w:val="single" w:sz="4" w:space="0" w:color="365F91"/>
              <w:left w:val="single" w:sz="4" w:space="0" w:color="365F91"/>
              <w:bottom w:val="single" w:sz="4" w:space="0" w:color="365F91"/>
              <w:right w:val="single" w:sz="4" w:space="0" w:color="365F91"/>
            </w:tcBorders>
          </w:tcPr>
          <w:p>
            <w:pPr>
              <w:pStyle w:val="Normal"/>
              <w:widowControl w:val="false"/>
              <w:spacing w:lineRule="auto" w:line="276" w:before="40" w:after="40"/>
              <w:rPr>
                <w:rFonts w:ascii="Tahoma" w:hAnsi="Tahoma"/>
                <w:sz w:val="22"/>
                <w:szCs w:val="22"/>
              </w:rPr>
            </w:pPr>
            <w:ins w:id="356" w:author="Claude (revisão)" w:date="2026-10-01T20:00:00Z">
              <w:r>
                <w:rPr>
                  <w:rFonts w:eastAsia="Open Sans" w:cs="Open Sans" w:ascii="Tahoma" w:hAnsi="Tahoma"/>
                  <w:color w:val="365F91" w:themeColor="accent1" w:themeShade="bf"/>
                  <w:sz w:val="22"/>
                  <w:szCs w:val="22"/>
                </w:rPr>
                <w:t>24/08/2023</w:t>
              </w:r>
            </w:ins>
          </w:p>
        </w:tc>
        <w:tc>
          <w:tcPr>
            <w:tcW w:w="7599" w:type="dxa"/>
            <w:tcBorders>
              <w:top w:val="single" w:sz="4" w:space="0" w:color="365F91"/>
              <w:left w:val="single" w:sz="4" w:space="0" w:color="365F91"/>
              <w:bottom w:val="single" w:sz="4" w:space="0" w:color="365F91"/>
              <w:right w:val="single" w:sz="4" w:space="0" w:color="365F91"/>
            </w:tcBorders>
          </w:tcPr>
          <w:p>
            <w:pPr>
              <w:pStyle w:val="Normal"/>
              <w:widowControl w:val="false"/>
              <w:spacing w:lineRule="auto" w:line="276" w:before="40" w:after="40"/>
              <w:rPr>
                <w:rFonts w:ascii="Tahoma" w:hAnsi="Tahoma"/>
                <w:sz w:val="22"/>
                <w:szCs w:val="22"/>
              </w:rPr>
            </w:pPr>
            <w:ins w:id="357" w:author="Claude (revisão)" w:date="2026-10-01T20:00:00Z">
              <w:r>
                <w:rPr>
                  <w:rFonts w:eastAsia="Open Sans" w:cs="Open Sans" w:ascii="Tahoma" w:hAnsi="Tahoma"/>
                  <w:color w:val="365F91" w:themeColor="accent1" w:themeShade="bf"/>
                  <w:sz w:val="22"/>
                  <w:szCs w:val="22"/>
                </w:rPr>
                <w:t>Portaria MDS nº 911/2023 institui o teto de 16% de famílias unipessoais (§§ 2º e 3º do art. 6º da Portaria MDS nº 897/2023).</w:t>
              </w:r>
            </w:ins>
          </w:p>
        </w:tc>
      </w:tr>
      <w:tr>
        <w:trPr>
          <w:ins w:id="358" w:author="Claude (revisão)" w:date="2026-10-01T20:00:00Z"/>
        </w:trPr>
        <w:tc>
          <w:tcPr>
            <w:tcW w:w="1700" w:type="dxa"/>
            <w:tcBorders>
              <w:top w:val="single" w:sz="4" w:space="0" w:color="365F91"/>
              <w:left w:val="single" w:sz="4" w:space="0" w:color="365F91"/>
              <w:bottom w:val="single" w:sz="4" w:space="0" w:color="365F91"/>
              <w:right w:val="single" w:sz="4" w:space="0" w:color="365F91"/>
            </w:tcBorders>
          </w:tcPr>
          <w:p>
            <w:pPr>
              <w:pStyle w:val="Normal"/>
              <w:widowControl w:val="false"/>
              <w:spacing w:lineRule="auto" w:line="276" w:before="40" w:after="40"/>
              <w:rPr>
                <w:rFonts w:ascii="Tahoma" w:hAnsi="Tahoma"/>
                <w:sz w:val="22"/>
                <w:szCs w:val="22"/>
              </w:rPr>
            </w:pPr>
            <w:ins w:id="359" w:author="Claude (revisão)" w:date="2026-10-01T20:00:00Z">
              <w:r>
                <w:rPr>
                  <w:rFonts w:eastAsia="Open Sans" w:cs="Open Sans" w:ascii="Tahoma" w:hAnsi="Tahoma"/>
                  <w:color w:val="365F91" w:themeColor="accent1" w:themeShade="bf"/>
                  <w:sz w:val="22"/>
                  <w:szCs w:val="22"/>
                </w:rPr>
                <w:t>__/__/____</w:t>
              </w:r>
            </w:ins>
          </w:p>
        </w:tc>
        <w:tc>
          <w:tcPr>
            <w:tcW w:w="7599" w:type="dxa"/>
            <w:tcBorders>
              <w:top w:val="single" w:sz="4" w:space="0" w:color="365F91"/>
              <w:left w:val="single" w:sz="4" w:space="0" w:color="365F91"/>
              <w:bottom w:val="single" w:sz="4" w:space="0" w:color="365F91"/>
              <w:right w:val="single" w:sz="4" w:space="0" w:color="365F91"/>
            </w:tcBorders>
          </w:tcPr>
          <w:p>
            <w:pPr>
              <w:pStyle w:val="Normal"/>
              <w:widowControl w:val="false"/>
              <w:spacing w:lineRule="auto" w:line="276" w:before="40" w:after="40"/>
              <w:rPr>
                <w:rFonts w:ascii="Tahoma" w:hAnsi="Tahoma"/>
                <w:sz w:val="22"/>
                <w:szCs w:val="22"/>
              </w:rPr>
            </w:pPr>
            <w:ins w:id="360" w:author="Claude (revisão)" w:date="2026-10-01T20:00:00Z">
              <w:r>
                <w:rPr>
                  <w:rFonts w:eastAsia="Open Sans" w:cs="Open Sans" w:ascii="Tahoma" w:hAnsi="Tahoma"/>
                  <w:color w:val="365F91" w:themeColor="accent1" w:themeShade="bf"/>
                  <w:sz w:val="22"/>
                  <w:szCs w:val="22"/>
                  <w:highlight w:val="yellow"/>
                </w:rPr>
                <w:t>[se for o caso]</w:t>
              </w:r>
            </w:ins>
            <w:ins w:id="361" w:author="Claude (revisão)" w:date="2026-10-01T20:00:00Z">
              <w:r>
                <w:rPr>
                  <w:rFonts w:eastAsia="Open Sans" w:cs="Open Sans" w:ascii="Tahoma" w:hAnsi="Tahoma"/>
                  <w:color w:val="365F91" w:themeColor="accent1" w:themeShade="bf"/>
                  <w:sz w:val="22"/>
                  <w:szCs w:val="22"/>
                </w:rPr>
                <w:t xml:space="preserve"> Bloqueio/cancelamento do benefício, pelo motivo “______”.</w:t>
              </w:r>
            </w:ins>
          </w:p>
        </w:tc>
      </w:tr>
      <w:tr>
        <w:trPr>
          <w:ins w:id="362" w:author="Claude (revisão)" w:date="2026-10-01T20:00:00Z"/>
        </w:trPr>
        <w:tc>
          <w:tcPr>
            <w:tcW w:w="1700" w:type="dxa"/>
            <w:tcBorders>
              <w:top w:val="single" w:sz="4" w:space="0" w:color="365F91"/>
              <w:left w:val="single" w:sz="4" w:space="0" w:color="365F91"/>
              <w:bottom w:val="single" w:sz="4" w:space="0" w:color="365F91"/>
              <w:right w:val="single" w:sz="4" w:space="0" w:color="365F91"/>
            </w:tcBorders>
          </w:tcPr>
          <w:p>
            <w:pPr>
              <w:pStyle w:val="Normal"/>
              <w:widowControl w:val="false"/>
              <w:spacing w:lineRule="auto" w:line="276" w:before="40" w:after="40"/>
              <w:rPr>
                <w:rFonts w:ascii="Tahoma" w:hAnsi="Tahoma"/>
                <w:sz w:val="22"/>
                <w:szCs w:val="22"/>
              </w:rPr>
            </w:pPr>
            <w:ins w:id="363" w:author="Claude (revisão)" w:date="2026-10-01T20:00:00Z">
              <w:r>
                <w:rPr>
                  <w:rFonts w:eastAsia="Open Sans" w:cs="Open Sans" w:ascii="Tahoma" w:hAnsi="Tahoma"/>
                  <w:color w:val="365F91" w:themeColor="accent1" w:themeShade="bf"/>
                  <w:sz w:val="22"/>
                  <w:szCs w:val="22"/>
                </w:rPr>
                <w:t>__/__/____</w:t>
              </w:r>
            </w:ins>
          </w:p>
        </w:tc>
        <w:tc>
          <w:tcPr>
            <w:tcW w:w="7599" w:type="dxa"/>
            <w:tcBorders>
              <w:top w:val="single" w:sz="4" w:space="0" w:color="365F91"/>
              <w:left w:val="single" w:sz="4" w:space="0" w:color="365F91"/>
              <w:bottom w:val="single" w:sz="4" w:space="0" w:color="365F91"/>
              <w:right w:val="single" w:sz="4" w:space="0" w:color="365F91"/>
            </w:tcBorders>
          </w:tcPr>
          <w:p>
            <w:pPr>
              <w:pStyle w:val="Normal"/>
              <w:widowControl w:val="false"/>
              <w:spacing w:lineRule="auto" w:line="276" w:before="40" w:after="40"/>
              <w:rPr>
                <w:rFonts w:ascii="Tahoma" w:hAnsi="Tahoma"/>
                <w:sz w:val="22"/>
                <w:szCs w:val="22"/>
              </w:rPr>
            </w:pPr>
            <w:ins w:id="364" w:author="Claude (revisão)" w:date="2026-10-01T20:00:00Z">
              <w:r>
                <w:rPr>
                  <w:rFonts w:eastAsia="Open Sans" w:cs="Open Sans" w:ascii="Tahoma" w:hAnsi="Tahoma"/>
                  <w:b/>
                  <w:bCs/>
                  <w:color w:val="365F91" w:themeColor="accent1" w:themeShade="bf"/>
                  <w:sz w:val="22"/>
                  <w:szCs w:val="22"/>
                </w:rPr>
                <w:t>Inscrição/atualização do CadÚnico como família unipessoal</w:t>
              </w:r>
            </w:ins>
            <w:ins w:id="365" w:author="Claude (revisão)" w:date="2026-10-01T20:00:00Z">
              <w:r>
                <w:rPr>
                  <w:rFonts w:eastAsia="Open Sans" w:cs="Open Sans" w:ascii="Tahoma" w:hAnsi="Tahoma"/>
                  <w:color w:val="365F91" w:themeColor="accent1" w:themeShade="bf"/>
                  <w:sz w:val="22"/>
                  <w:szCs w:val="22"/>
                </w:rPr>
                <w:t xml:space="preserve">; renda familiar </w:t>
              </w:r>
            </w:ins>
            <w:ins w:id="366" w:author="Claude (revisão)" w:date="2026-10-01T20:00:00Z">
              <w:r>
                <w:rPr>
                  <w:rFonts w:eastAsia="Open Sans" w:cs="Open Sans" w:ascii="Tahoma" w:hAnsi="Tahoma"/>
                  <w:i/>
                  <w:iCs/>
                  <w:color w:val="365F91" w:themeColor="accent1" w:themeShade="bf"/>
                  <w:sz w:val="22"/>
                  <w:szCs w:val="22"/>
                </w:rPr>
                <w:t>per capita</w:t>
              </w:r>
            </w:ins>
            <w:ins w:id="367" w:author="Claude (revisão)" w:date="2026-10-01T20:00:00Z">
              <w:r>
                <w:rPr>
                  <w:rFonts w:eastAsia="Open Sans" w:cs="Open Sans" w:ascii="Tahoma" w:hAnsi="Tahoma"/>
                  <w:color w:val="365F91" w:themeColor="accent1" w:themeShade="bf"/>
                  <w:sz w:val="22"/>
                  <w:szCs w:val="22"/>
                </w:rPr>
                <w:t xml:space="preserve"> de R$ ______.</w:t>
              </w:r>
            </w:ins>
          </w:p>
        </w:tc>
      </w:tr>
      <w:tr>
        <w:trPr>
          <w:ins w:id="368" w:author="Claude (revisão)" w:date="2026-10-01T20:00:00Z"/>
        </w:trPr>
        <w:tc>
          <w:tcPr>
            <w:tcW w:w="1700" w:type="dxa"/>
            <w:tcBorders>
              <w:top w:val="single" w:sz="4" w:space="0" w:color="365F91"/>
              <w:left w:val="single" w:sz="4" w:space="0" w:color="365F91"/>
              <w:bottom w:val="single" w:sz="4" w:space="0" w:color="365F91"/>
              <w:right w:val="single" w:sz="4" w:space="0" w:color="365F91"/>
            </w:tcBorders>
          </w:tcPr>
          <w:p>
            <w:pPr>
              <w:pStyle w:val="Normal"/>
              <w:widowControl w:val="false"/>
              <w:spacing w:lineRule="auto" w:line="276" w:before="40" w:after="40"/>
              <w:rPr>
                <w:rFonts w:ascii="Tahoma" w:hAnsi="Tahoma"/>
                <w:sz w:val="22"/>
                <w:szCs w:val="22"/>
              </w:rPr>
            </w:pPr>
            <w:ins w:id="369" w:author="Claude (revisão)" w:date="2026-10-01T20:00:00Z">
              <w:r>
                <w:rPr>
                  <w:rFonts w:eastAsia="Open Sans" w:cs="Open Sans" w:ascii="Tahoma" w:hAnsi="Tahoma"/>
                  <w:color w:val="365F91" w:themeColor="accent1" w:themeShade="bf"/>
                  <w:sz w:val="22"/>
                  <w:szCs w:val="22"/>
                </w:rPr>
                <w:t>__/__/____</w:t>
              </w:r>
            </w:ins>
          </w:p>
        </w:tc>
        <w:tc>
          <w:tcPr>
            <w:tcW w:w="7599" w:type="dxa"/>
            <w:tcBorders>
              <w:top w:val="single" w:sz="4" w:space="0" w:color="365F91"/>
              <w:left w:val="single" w:sz="4" w:space="0" w:color="365F91"/>
              <w:bottom w:val="single" w:sz="4" w:space="0" w:color="365F91"/>
              <w:right w:val="single" w:sz="4" w:space="0" w:color="365F91"/>
            </w:tcBorders>
          </w:tcPr>
          <w:p>
            <w:pPr>
              <w:pStyle w:val="Normal"/>
              <w:widowControl w:val="false"/>
              <w:spacing w:lineRule="auto" w:line="276" w:before="40" w:after="40"/>
              <w:rPr>
                <w:rFonts w:ascii="Tahoma" w:hAnsi="Tahoma"/>
                <w:sz w:val="22"/>
                <w:szCs w:val="22"/>
              </w:rPr>
            </w:pPr>
            <w:ins w:id="370" w:author="Claude (revisão)" w:date="2026-10-01T20:00:00Z">
              <w:r>
                <w:rPr>
                  <w:rFonts w:eastAsia="Open Sans" w:cs="Open Sans" w:ascii="Tahoma" w:hAnsi="Tahoma"/>
                  <w:color w:val="365F91" w:themeColor="accent1" w:themeShade="bf"/>
                  <w:sz w:val="22"/>
                  <w:szCs w:val="22"/>
                </w:rPr>
                <w:t>Negativa administrativa do ingresso/restabelecimento, em razão do limite de 16% (Ofício nº ______ / registro no SIBEC).</w:t>
              </w:r>
            </w:ins>
          </w:p>
        </w:tc>
      </w:tr>
      <w:tr>
        <w:trPr>
          <w:ins w:id="371" w:author="Claude (revisão)" w:date="2026-10-01T20:00:00Z"/>
        </w:trPr>
        <w:tc>
          <w:tcPr>
            <w:tcW w:w="1700" w:type="dxa"/>
            <w:tcBorders>
              <w:top w:val="single" w:sz="4" w:space="0" w:color="365F91"/>
              <w:left w:val="single" w:sz="4" w:space="0" w:color="365F91"/>
              <w:bottom w:val="single" w:sz="4" w:space="0" w:color="365F91"/>
              <w:right w:val="single" w:sz="4" w:space="0" w:color="365F91"/>
            </w:tcBorders>
            <w:shd w:color="auto" w:fill="DBE5F1" w:val="clear"/>
          </w:tcPr>
          <w:p>
            <w:pPr>
              <w:pStyle w:val="Normal"/>
              <w:widowControl w:val="false"/>
              <w:spacing w:lineRule="auto" w:line="276" w:before="40" w:after="40"/>
              <w:rPr>
                <w:rFonts w:ascii="Tahoma" w:hAnsi="Tahoma"/>
                <w:sz w:val="22"/>
                <w:szCs w:val="22"/>
              </w:rPr>
            </w:pPr>
            <w:ins w:id="372" w:author="Claude (revisão)" w:date="2026-10-01T20:00:00Z">
              <w:r>
                <w:rPr>
                  <w:rFonts w:eastAsia="Open Sans" w:cs="Open Sans" w:ascii="Tahoma" w:hAnsi="Tahoma"/>
                  <w:b/>
                  <w:bCs/>
                  <w:color w:val="365F91" w:themeColor="accent1" w:themeShade="bf"/>
                  <w:sz w:val="22"/>
                  <w:szCs w:val="22"/>
                </w:rPr>
                <w:t>27/12/2024</w:t>
              </w:r>
            </w:ins>
          </w:p>
        </w:tc>
        <w:tc>
          <w:tcPr>
            <w:tcW w:w="7599" w:type="dxa"/>
            <w:tcBorders>
              <w:top w:val="single" w:sz="4" w:space="0" w:color="365F91"/>
              <w:left w:val="single" w:sz="4" w:space="0" w:color="365F91"/>
              <w:bottom w:val="single" w:sz="4" w:space="0" w:color="365F91"/>
              <w:right w:val="single" w:sz="4" w:space="0" w:color="365F91"/>
            </w:tcBorders>
            <w:shd w:color="auto" w:fill="DBE5F1" w:val="clear"/>
          </w:tcPr>
          <w:p>
            <w:pPr>
              <w:pStyle w:val="Normal"/>
              <w:widowControl w:val="false"/>
              <w:spacing w:lineRule="auto" w:line="276" w:before="40" w:after="40"/>
              <w:rPr>
                <w:rFonts w:ascii="Tahoma" w:hAnsi="Tahoma"/>
                <w:sz w:val="22"/>
                <w:szCs w:val="22"/>
              </w:rPr>
            </w:pPr>
            <w:ins w:id="373" w:author="Claude (revisão)" w:date="2026-10-01T20:00:00Z">
              <w:r>
                <w:rPr>
                  <w:rFonts w:eastAsia="Open Sans" w:cs="Open Sans" w:ascii="Tahoma" w:hAnsi="Tahoma"/>
                  <w:b/>
                  <w:bCs/>
                  <w:color w:val="365F91" w:themeColor="accent1" w:themeShade="bf"/>
                  <w:sz w:val="22"/>
                  <w:szCs w:val="22"/>
                </w:rPr>
                <w:t>MARCO TEMPORAL DO TEMA 379/TNU – publicação e vigência da Lei nº 15.077/2024, que incluiu o art. 12-A na Lei nº 14.601/2023.</w:t>
              </w:r>
            </w:ins>
          </w:p>
        </w:tc>
      </w:tr>
    </w:tbl>
    <w:p>
      <w:pPr>
        <w:pStyle w:val="Normal"/>
        <w:spacing w:lineRule="auto" w:line="360" w:before="80" w:after="80"/>
        <w:ind w:right="569" w:hanging="0"/>
        <w:jc w:val="both"/>
        <w:rPr>
          <w:rFonts w:ascii="Tahoma" w:hAnsi="Tahoma" w:eastAsia="Open Sans" w:cs="Open Sans"/>
          <w:color w:val="365F91" w:themeColor="accent1" w:themeShade="bf"/>
          <w:sz w:val="22"/>
          <w:szCs w:val="22"/>
        </w:rPr>
      </w:pPr>
      <w:r>
        <w:rPr>
          <w:rFonts w:eastAsia="Open Sans" w:cs="Open Sans" w:ascii="Tahoma" w:hAnsi="Tahoma"/>
          <w:color w:val="365F91" w:themeColor="accent1" w:themeShade="bf"/>
          <w:sz w:val="22"/>
          <w:szCs w:val="22"/>
        </w:rPr>
      </w:r>
    </w:p>
    <w:p>
      <w:pPr>
        <w:pStyle w:val="Normal"/>
        <w:widowControl w:val="false"/>
        <w:suppressAutoHyphens w:val="false"/>
        <w:bidi w:val="0"/>
        <w:spacing w:lineRule="auto" w:line="360" w:before="80" w:after="80"/>
        <w:ind w:left="0" w:right="567" w:firstLine="1134"/>
        <w:jc w:val="both"/>
        <w:rPr>
          <w:rFonts w:ascii="Tahoma" w:hAnsi="Tahoma"/>
          <w:sz w:val="22"/>
          <w:szCs w:val="22"/>
          <w:ins w:id="379" w:author="Claude (revisão)" w:date="2026-10-01T20:00:00Z"/>
        </w:rPr>
      </w:pPr>
      <w:ins w:id="374" w:author="Claude (revisão)" w:date="2026-10-01T20:00:00Z">
        <w:r>
          <w:rPr>
            <w:rFonts w:eastAsia="Open Sans" w:cs="Open Sans" w:ascii="Tahoma" w:hAnsi="Tahoma"/>
            <w:color w:val="365F91" w:themeColor="accent1" w:themeShade="bf"/>
            <w:sz w:val="22"/>
            <w:szCs w:val="22"/>
          </w:rPr>
          <w:t xml:space="preserve">Todos esses eventos – </w:t>
        </w:r>
      </w:ins>
      <w:ins w:id="375" w:author="Claude (revisão)" w:date="2026-10-01T20:00:00Z">
        <w:r>
          <w:rPr>
            <w:rFonts w:eastAsia="Open Sans" w:cs="Open Sans" w:ascii="Tahoma" w:hAnsi="Tahoma"/>
            <w:color w:val="365F91" w:themeColor="accent1" w:themeShade="bf"/>
            <w:sz w:val="22"/>
            <w:szCs w:val="22"/>
            <w:highlight w:val="yellow"/>
          </w:rPr>
          <w:t>[inscrição/atualização do CadÚnico, bloqueio/cancelamento, registro do óbice e negativa administrativa]</w:t>
        </w:r>
      </w:ins>
      <w:ins w:id="376" w:author="Claude (revisão)" w:date="2026-10-01T20:00:00Z">
        <w:r>
          <w:rPr>
            <w:rFonts w:eastAsia="Open Sans" w:cs="Open Sans" w:ascii="Tahoma" w:hAnsi="Tahoma"/>
            <w:color w:val="365F91" w:themeColor="accent1" w:themeShade="bf"/>
            <w:sz w:val="22"/>
            <w:szCs w:val="22"/>
          </w:rPr>
          <w:t xml:space="preserve"> – </w:t>
        </w:r>
      </w:ins>
      <w:ins w:id="377" w:author="Claude (revisão)" w:date="2026-10-01T20:00:00Z">
        <w:r>
          <w:rPr>
            <w:rFonts w:eastAsia="Open Sans" w:cs="Open Sans" w:ascii="Tahoma" w:hAnsi="Tahoma"/>
            <w:color w:val="365F91" w:themeColor="accent1" w:themeShade="bf"/>
            <w:sz w:val="22"/>
            <w:szCs w:val="22"/>
            <w:u w:val="single"/>
          </w:rPr>
          <w:t>são anteriores a 27 de dezembro de 2024</w:t>
        </w:r>
      </w:ins>
      <w:ins w:id="378" w:author="Claude (revisão)" w:date="2026-10-01T20:00:00Z">
        <w:r>
          <w:rPr>
            <w:rFonts w:eastAsia="Open Sans" w:cs="Open Sans" w:ascii="Tahoma" w:hAnsi="Tahoma"/>
            <w:color w:val="365F91" w:themeColor="accent1" w:themeShade="bf"/>
            <w:sz w:val="22"/>
            <w:szCs w:val="22"/>
          </w:rPr>
          <w:t xml:space="preserve">. </w:t>
        </w:r>
      </w:ins>
    </w:p>
    <w:p>
      <w:pPr>
        <w:pStyle w:val="Normal"/>
        <w:widowControl w:val="false"/>
        <w:suppressAutoHyphens w:val="false"/>
        <w:bidi w:val="0"/>
        <w:spacing w:lineRule="auto" w:line="360" w:before="80" w:after="80"/>
        <w:ind w:left="0" w:right="567" w:firstLine="1134"/>
        <w:jc w:val="both"/>
        <w:rPr>
          <w:rFonts w:ascii="Tahoma" w:hAnsi="Tahoma"/>
          <w:sz w:val="22"/>
          <w:szCs w:val="22"/>
          <w:ins w:id="385" w:author="Claude (revisão)" w:date="2026-10-01T20:00:00Z"/>
        </w:rPr>
      </w:pPr>
      <w:ins w:id="380" w:author="Claude (revisão)" w:date="2026-10-01T20:00:00Z">
        <w:r>
          <w:rPr>
            <w:rFonts w:eastAsia="Open Sans" w:cs="Open Sans" w:ascii="Tahoma" w:hAnsi="Tahoma"/>
            <w:color w:val="365F91" w:themeColor="accent1" w:themeShade="bf"/>
            <w:sz w:val="22"/>
            <w:szCs w:val="22"/>
          </w:rPr>
          <w:t xml:space="preserve">Como a data da inscrição/atualização do CadÚnico (ou da exclusão do Programa) pela parte autora, __/__/__, é </w:t>
        </w:r>
      </w:ins>
      <w:ins w:id="381" w:author="Claude (revisão)" w:date="2026-10-01T20:00:00Z">
        <w:r>
          <w:rPr>
            <w:rFonts w:eastAsia="Open Sans" w:cs="Open Sans" w:ascii="Tahoma" w:hAnsi="Tahoma"/>
            <w:color w:val="365F91" w:themeColor="accent1" w:themeShade="bf"/>
            <w:sz w:val="22"/>
            <w:szCs w:val="22"/>
            <w:u w:val="single"/>
          </w:rPr>
          <w:t>anterior</w:t>
        </w:r>
      </w:ins>
      <w:ins w:id="382" w:author="Claude (revisão)" w:date="2026-10-01T20:00:00Z">
        <w:r>
          <w:rPr>
            <w:rFonts w:eastAsia="Open Sans" w:cs="Open Sans" w:ascii="Tahoma" w:hAnsi="Tahoma"/>
            <w:color w:val="365F91" w:themeColor="accent1" w:themeShade="bf"/>
            <w:sz w:val="22"/>
            <w:szCs w:val="22"/>
          </w:rPr>
          <w:t xml:space="preserve"> a 27/12/2024, </w:t>
        </w:r>
      </w:ins>
      <w:ins w:id="383" w:author="Claude (revisão)" w:date="2026-10-01T20:00:00Z">
        <w:r>
          <w:rPr>
            <w:rFonts w:eastAsia="Open Sans" w:cs="Open Sans" w:ascii="Tahoma" w:hAnsi="Tahoma"/>
            <w:b/>
            <w:bCs/>
            <w:color w:val="365F91" w:themeColor="accent1" w:themeShade="bf"/>
            <w:sz w:val="22"/>
            <w:szCs w:val="22"/>
          </w:rPr>
          <w:t>não se aplica ao caso o limite de 16%</w:t>
        </w:r>
      </w:ins>
      <w:ins w:id="384" w:author="Claude (revisão)" w:date="2026-10-01T20:00:00Z">
        <w:r>
          <w:rPr>
            <w:rFonts w:eastAsia="Open Sans" w:cs="Open Sans" w:ascii="Tahoma" w:hAnsi="Tahoma"/>
            <w:color w:val="365F91" w:themeColor="accent1" w:themeShade="bf"/>
            <w:sz w:val="22"/>
            <w:szCs w:val="22"/>
          </w:rPr>
          <w:t>, devendo ser julgado procedente o pedido de (re)inclusão da parte autora no Programa Bolsa Família, desde a data da inscrição/atualização cadastral ou da exclusão do PBF.</w:t>
        </w:r>
      </w:ins>
    </w:p>
    <w:p>
      <w:pPr>
        <w:pStyle w:val="Normal"/>
        <w:spacing w:lineRule="auto" w:line="360" w:before="80" w:after="80"/>
        <w:ind w:right="569" w:hanging="0"/>
        <w:jc w:val="both"/>
        <w:rPr>
          <w:rFonts w:ascii="Tahoma" w:hAnsi="Tahoma" w:eastAsia="Open Sans" w:cs="Open Sans"/>
          <w:b/>
          <w:b/>
          <w:bCs/>
          <w:color w:val="365F91" w:themeColor="accent1" w:themeShade="bf"/>
          <w:sz w:val="22"/>
          <w:szCs w:val="22"/>
          <w:highlight w:val="yellow"/>
          <w:ins w:id="387" w:author="Claude (revisão)" w:date="2026-10-01T20:00:00Z"/>
        </w:rPr>
      </w:pPr>
      <w:ins w:id="386" w:author="Claude (revisão)" w:date="2026-10-01T20:00:00Z">
        <w:r>
          <w:rPr>
            <w:rFonts w:eastAsia="Open Sans" w:cs="Open Sans" w:ascii="Tahoma" w:hAnsi="Tahoma"/>
            <w:b/>
            <w:bCs/>
            <w:color w:val="365F91" w:themeColor="accent1" w:themeShade="bf"/>
            <w:sz w:val="22"/>
            <w:szCs w:val="22"/>
            <w:highlight w:val="yellow"/>
          </w:rPr>
        </w:r>
      </w:ins>
    </w:p>
    <w:p>
      <w:pPr>
        <w:pStyle w:val="Normal"/>
        <w:spacing w:lineRule="auto" w:line="360" w:before="80" w:after="80"/>
        <w:ind w:right="569" w:hanging="0"/>
        <w:jc w:val="both"/>
        <w:rPr>
          <w:rFonts w:ascii="Tahoma" w:hAnsi="Tahoma"/>
          <w:sz w:val="22"/>
          <w:szCs w:val="22"/>
        </w:rPr>
      </w:pPr>
      <w:r>
        <w:rPr>
          <w:rFonts w:eastAsia="Open Sans" w:cs="Open Sans" w:ascii="Tahoma" w:hAnsi="Tahoma"/>
          <w:b/>
          <w:bCs/>
          <w:color w:val="365F91" w:themeColor="accent1" w:themeShade="bf"/>
          <w:sz w:val="22"/>
          <w:szCs w:val="22"/>
          <w:highlight w:val="yellow"/>
        </w:rPr>
        <w:t>DO CARÁTER RESTITUTÓRIO DA PRETENSÃO [APENAS QUANDO O CASO NÃO ENVOLVE INGRESSO NO PROGRAMA, MAS RESTABELECIMENTO DE BENEFÍCIO INDEVIDAMENTE CANCELADO]</w:t>
      </w:r>
    </w:p>
    <w:p>
      <w:pPr>
        <w:pStyle w:val="Normal"/>
        <w:widowControl w:val="false"/>
        <w:suppressAutoHyphens w:val="false"/>
        <w:bidi w:val="0"/>
        <w:spacing w:lineRule="auto" w:line="360" w:before="80" w:after="80"/>
        <w:ind w:left="0" w:right="567" w:firstLine="1134"/>
        <w:jc w:val="both"/>
        <w:rPr>
          <w:rFonts w:ascii="Tahoma" w:hAnsi="Tahoma"/>
          <w:sz w:val="22"/>
          <w:szCs w:val="22"/>
          <w:ins w:id="389" w:author="Claude (revisão)" w:date="2026-10-01T20:00:00Z"/>
        </w:rPr>
      </w:pPr>
      <w:ins w:id="388" w:author="Claude (revisão)" w:date="2026-10-01T20:00:00Z">
        <w:r>
          <w:rPr>
            <w:rFonts w:eastAsia="Open Sans" w:cs="Open Sans" w:ascii="Tahoma" w:hAnsi="Tahoma"/>
            <w:color w:val="365F91" w:themeColor="accent1" w:themeShade="bf"/>
            <w:sz w:val="22"/>
            <w:szCs w:val="22"/>
          </w:rPr>
          <w:t xml:space="preserve">Ainda que se superasse o marco temporal – o que se admite apenas para argumentar –, o limite de 16% seria inaplicável ao caso por razão independente. </w:t>
        </w:r>
      </w:ins>
    </w:p>
    <w:p>
      <w:pPr>
        <w:pStyle w:val="Normal"/>
        <w:widowControl w:val="false"/>
        <w:suppressAutoHyphens w:val="false"/>
        <w:bidi w:val="0"/>
        <w:spacing w:lineRule="auto" w:line="360" w:before="80" w:after="80"/>
        <w:ind w:left="0" w:right="567" w:firstLine="1134"/>
        <w:jc w:val="both"/>
        <w:rPr>
          <w:rFonts w:ascii="Tahoma" w:hAnsi="Tahoma"/>
          <w:sz w:val="22"/>
          <w:szCs w:val="22"/>
          <w:ins w:id="395" w:author="Claude (revisão)" w:date="2026-10-01T20:00:00Z"/>
        </w:rPr>
      </w:pPr>
      <w:ins w:id="390" w:author="Claude (revisão)" w:date="2026-10-01T20:00:00Z">
        <w:r>
          <w:rPr>
            <w:rFonts w:eastAsia="Open Sans" w:cs="Open Sans" w:ascii="Tahoma" w:hAnsi="Tahoma"/>
            <w:color w:val="365F91" w:themeColor="accent1" w:themeShade="bf"/>
            <w:sz w:val="22"/>
            <w:szCs w:val="22"/>
          </w:rPr>
          <w:t xml:space="preserve">O art. 6º, § 3º, da Portaria MDS nº 897/2023 dispõe que, atingida a taxa municipal, não poderão </w:t>
        </w:r>
      </w:ins>
      <w:ins w:id="391" w:author="Claude (revisão)" w:date="2026-10-01T20:00:00Z">
        <w:r>
          <w:rPr>
            <w:rFonts w:eastAsia="Open Sans" w:cs="Open Sans" w:ascii="Tahoma" w:hAnsi="Tahoma"/>
            <w:b/>
            <w:bCs/>
            <w:color w:val="365F91" w:themeColor="accent1" w:themeShade="bf"/>
            <w:sz w:val="22"/>
            <w:szCs w:val="22"/>
          </w:rPr>
          <w:t>ingressar</w:t>
        </w:r>
      </w:ins>
      <w:ins w:id="392" w:author="Claude (revisão)" w:date="2026-10-01T20:00:00Z">
        <w:r>
          <w:rPr>
            <w:rFonts w:eastAsia="Open Sans" w:cs="Open Sans" w:ascii="Tahoma" w:hAnsi="Tahoma"/>
            <w:color w:val="365F91" w:themeColor="accent1" w:themeShade="bf"/>
            <w:sz w:val="22"/>
            <w:szCs w:val="22"/>
          </w:rPr>
          <w:t xml:space="preserve"> no PBF </w:t>
        </w:r>
      </w:ins>
      <w:ins w:id="393" w:author="Claude (revisão)" w:date="2026-10-01T20:00:00Z">
        <w:r>
          <w:rPr>
            <w:rFonts w:eastAsia="Open Sans" w:cs="Open Sans" w:ascii="Tahoma" w:hAnsi="Tahoma"/>
            <w:b/>
            <w:bCs/>
            <w:color w:val="365F91" w:themeColor="accent1" w:themeShade="bf"/>
            <w:sz w:val="22"/>
            <w:szCs w:val="22"/>
          </w:rPr>
          <w:t>novas famílias</w:t>
        </w:r>
      </w:ins>
      <w:ins w:id="394" w:author="Claude (revisão)" w:date="2026-10-01T20:00:00Z">
        <w:r>
          <w:rPr>
            <w:rFonts w:eastAsia="Open Sans" w:cs="Open Sans" w:ascii="Tahoma" w:hAnsi="Tahoma"/>
            <w:color w:val="365F91" w:themeColor="accent1" w:themeShade="bf"/>
            <w:sz w:val="22"/>
            <w:szCs w:val="22"/>
          </w:rPr>
          <w:t xml:space="preserve"> unipessoais domiciliadas no respectivo Município, e a tese do Tema 379 trata o limite como condicionante “para o ingresso” no Programa. A restrição é, portanto, por sua literalidade, dirigida ao ingresso de famílias novas.</w:t>
        </w:r>
      </w:ins>
    </w:p>
    <w:p>
      <w:pPr>
        <w:pStyle w:val="Normal"/>
        <w:widowControl w:val="false"/>
        <w:suppressAutoHyphens w:val="false"/>
        <w:bidi w:val="0"/>
        <w:spacing w:lineRule="auto" w:line="360" w:before="80" w:after="80"/>
        <w:ind w:left="0" w:right="567" w:firstLine="1134"/>
        <w:jc w:val="both"/>
        <w:rPr>
          <w:rFonts w:ascii="Tahoma" w:hAnsi="Tahoma"/>
          <w:sz w:val="22"/>
          <w:szCs w:val="22"/>
        </w:rPr>
      </w:pPr>
      <w:ins w:id="396" w:author="Claude (revisão)" w:date="2026-10-01T20:00:00Z">
        <w:r>
          <w:rPr>
            <w:rFonts w:eastAsia="Open Sans" w:cs="Open Sans" w:ascii="Tahoma" w:hAnsi="Tahoma"/>
            <w:color w:val="365F91" w:themeColor="accent1" w:themeShade="bf"/>
            <w:sz w:val="22"/>
            <w:szCs w:val="22"/>
          </w:rPr>
          <w:t xml:space="preserve">A parte autora não é família nova: integrava a base de atendidos desde __/__/__ </w:t>
        </w:r>
      </w:ins>
      <w:ins w:id="397" w:author="Claude (revisão)" w:date="2026-10-01T20:00:00Z">
        <w:r>
          <w:rPr>
            <w:rFonts w:eastAsia="Open Sans" w:cs="Open Sans" w:ascii="Tahoma" w:hAnsi="Tahoma"/>
            <w:color w:val="365F91" w:themeColor="accent1" w:themeShade="bf"/>
            <w:sz w:val="22"/>
            <w:szCs w:val="22"/>
            <w:highlight w:val="yellow"/>
          </w:rPr>
          <w:t>[e teve o benefício bloqueado/cancelado em __/__/__, por ______]</w:t>
        </w:r>
      </w:ins>
      <w:ins w:id="398" w:author="Claude (revisão)" w:date="2026-10-01T20:00:00Z">
        <w:r>
          <w:rPr>
            <w:rFonts w:eastAsia="Open Sans" w:cs="Open Sans" w:ascii="Tahoma" w:hAnsi="Tahoma"/>
            <w:color w:val="365F91" w:themeColor="accent1" w:themeShade="bf"/>
            <w:sz w:val="22"/>
            <w:szCs w:val="22"/>
          </w:rPr>
          <w:t xml:space="preserve">. Não se cuida de criar situação jurídica nova, mas de </w:t>
        </w:r>
      </w:ins>
      <w:ins w:id="399" w:author="Claude (revisão)" w:date="2026-10-01T20:00:00Z">
        <w:r>
          <w:rPr>
            <w:rFonts w:eastAsia="Open Sans" w:cs="Open Sans" w:ascii="Tahoma" w:hAnsi="Tahoma"/>
            <w:b/>
            <w:bCs/>
            <w:color w:val="365F91" w:themeColor="accent1" w:themeShade="bf"/>
            <w:sz w:val="22"/>
            <w:szCs w:val="22"/>
          </w:rPr>
          <w:t>restabelecer situação preexistente</w:t>
        </w:r>
      </w:ins>
      <w:ins w:id="400" w:author="Claude (revisão)" w:date="2026-10-01T20:00:00Z">
        <w:r>
          <w:rPr>
            <w:rFonts w:eastAsia="Open Sans" w:cs="Open Sans" w:ascii="Tahoma" w:hAnsi="Tahoma"/>
            <w:color w:val="365F91" w:themeColor="accent1" w:themeShade="bf"/>
            <w:sz w:val="22"/>
            <w:szCs w:val="22"/>
          </w:rPr>
          <w:t>, indevidamente desconstituída pela Administração.</w:t>
        </w:r>
      </w:ins>
    </w:p>
    <w:p>
      <w:pPr>
        <w:pStyle w:val="Normal"/>
        <w:widowControl w:val="false"/>
        <w:suppressAutoHyphens w:val="false"/>
        <w:bidi w:val="0"/>
        <w:spacing w:lineRule="auto" w:line="360" w:before="80" w:after="80"/>
        <w:ind w:left="0" w:right="567" w:firstLine="1134"/>
        <w:jc w:val="both"/>
        <w:rPr>
          <w:rFonts w:ascii="Tahoma" w:hAnsi="Tahoma"/>
          <w:sz w:val="22"/>
          <w:szCs w:val="22"/>
        </w:rPr>
      </w:pPr>
      <w:r>
        <w:rPr>
          <w:rFonts w:eastAsia="Open Sans" w:cs="Open Sans" w:ascii="Tahoma" w:hAnsi="Tahoma"/>
          <w:color w:val="365F91" w:themeColor="accent1" w:themeShade="bf"/>
          <w:sz w:val="22"/>
          <w:szCs w:val="22"/>
        </w:rPr>
        <w:t>Essa distinção é absolutamente fundamental. Enquanto o ingresso inicial no Programa envolve escolhas administrativas relacionadas à gestão de políticas públicas, o restabelecimento de benefício cancelado por ato ilegal constitui típico exercício de controle jurisdicional da legalidade administrativa.</w:t>
      </w:r>
    </w:p>
    <w:p>
      <w:pPr>
        <w:pStyle w:val="Normal"/>
        <w:widowControl w:val="false"/>
        <w:suppressAutoHyphens w:val="false"/>
        <w:bidi w:val="0"/>
        <w:spacing w:lineRule="auto" w:line="360" w:before="80" w:after="80"/>
        <w:ind w:left="0" w:right="567" w:firstLine="1134"/>
        <w:jc w:val="both"/>
        <w:rPr>
          <w:rFonts w:ascii="Tahoma" w:hAnsi="Tahoma"/>
          <w:sz w:val="22"/>
          <w:szCs w:val="22"/>
        </w:rPr>
      </w:pPr>
      <w:r>
        <w:rPr>
          <w:rFonts w:eastAsia="Open Sans" w:cs="Open Sans" w:ascii="Tahoma" w:hAnsi="Tahoma"/>
          <w:color w:val="365F91" w:themeColor="accent1" w:themeShade="bf"/>
          <w:sz w:val="22"/>
          <w:szCs w:val="22"/>
        </w:rPr>
        <w:t>Permitir que o Estado (1) cancele um benefício com base em critério desprovido de amparo legal e (2) posteriormente negue o restabelecimento invocando limitações administrativas ou orçamentárias equivale a legitimar comportamento incompatível com os princípios estruturantes da Administração Pública.</w:t>
      </w:r>
    </w:p>
    <w:p>
      <w:pPr>
        <w:pStyle w:val="Normal"/>
        <w:widowControl w:val="false"/>
        <w:suppressAutoHyphens w:val="false"/>
        <w:bidi w:val="0"/>
        <w:spacing w:lineRule="auto" w:line="360" w:before="80" w:after="80"/>
        <w:ind w:left="0" w:right="567" w:firstLine="1134"/>
        <w:jc w:val="both"/>
        <w:rPr>
          <w:rFonts w:ascii="Tahoma" w:hAnsi="Tahoma"/>
          <w:sz w:val="22"/>
          <w:szCs w:val="22"/>
        </w:rPr>
      </w:pPr>
      <w:r>
        <w:rPr>
          <w:rFonts w:eastAsia="Open Sans" w:cs="Open Sans" w:ascii="Tahoma" w:hAnsi="Tahoma"/>
          <w:color w:val="365F91" w:themeColor="accent1" w:themeShade="bf"/>
          <w:sz w:val="22"/>
          <w:szCs w:val="22"/>
        </w:rPr>
        <w:t>Tal conduta viola frontalmente os princípios da legalidade, igualdade, segurança jurídica, da proteção da confiança legítima e da boa-fé objetiva. Mais do que isso, configura hipótese paradigmática de</w:t>
      </w:r>
      <w:r>
        <w:rPr>
          <w:rFonts w:eastAsia="Open Sans" w:cs="Open Sans" w:ascii="Tahoma" w:hAnsi="Tahoma"/>
          <w:i/>
          <w:iCs/>
          <w:color w:val="365F91" w:themeColor="accent1" w:themeShade="bf"/>
          <w:sz w:val="22"/>
          <w:szCs w:val="22"/>
        </w:rPr>
        <w:t xml:space="preserve"> venire contra factum proprium,</w:t>
      </w:r>
      <w:r>
        <w:rPr>
          <w:rFonts w:eastAsia="Open Sans" w:cs="Open Sans" w:ascii="Tahoma" w:hAnsi="Tahoma"/>
          <w:color w:val="365F91" w:themeColor="accent1" w:themeShade="bf"/>
          <w:sz w:val="22"/>
          <w:szCs w:val="22"/>
        </w:rPr>
        <w:t xml:space="preserve"> instituto amplamente reconhecido pela doutrina e jurisprudência como limite ao exercício do poder estatal.</w:t>
      </w:r>
    </w:p>
    <w:p>
      <w:pPr>
        <w:pStyle w:val="Normal"/>
        <w:widowControl w:val="false"/>
        <w:suppressAutoHyphens w:val="false"/>
        <w:bidi w:val="0"/>
        <w:spacing w:lineRule="auto" w:line="360" w:before="80" w:after="80"/>
        <w:ind w:left="0" w:right="567" w:firstLine="1134"/>
        <w:jc w:val="both"/>
        <w:rPr>
          <w:rFonts w:ascii="Tahoma" w:hAnsi="Tahoma"/>
          <w:sz w:val="22"/>
          <w:szCs w:val="22"/>
        </w:rPr>
      </w:pPr>
      <w:r>
        <w:rPr>
          <w:rFonts w:eastAsia="Open Sans" w:cs="Open Sans" w:ascii="Tahoma" w:hAnsi="Tahoma"/>
          <w:b/>
          <w:bCs/>
          <w:color w:val="365F91" w:themeColor="accent1" w:themeShade="bf"/>
          <w:sz w:val="22"/>
          <w:szCs w:val="22"/>
        </w:rPr>
        <w:t>Ademais, tanto o limite de 16% de famílias unipessoais por município, quanto a tese firmada no tema 379 da TNU referem-se ao ingresso de novas famílias unipessoais no programa bolsa família e a própria tese trata do índice máximo como condicionante “para o ingresso no programa bolsa família”</w:t>
      </w:r>
      <w:r>
        <w:rPr>
          <w:rFonts w:eastAsia="Open Sans" w:cs="Open Sans" w:ascii="Tahoma" w:hAnsi="Tahoma"/>
          <w:color w:val="365F91" w:themeColor="accent1" w:themeShade="bf"/>
          <w:sz w:val="22"/>
          <w:szCs w:val="22"/>
        </w:rPr>
        <w:t xml:space="preserve">. Nenhum dos dois alcança, portanto, quem já era beneficiário e pleteia apenas o restabelecimento do benefício indevidamente cancelado. </w:t>
      </w:r>
    </w:p>
    <w:p>
      <w:pPr>
        <w:pStyle w:val="Normal"/>
        <w:spacing w:lineRule="auto" w:line="360" w:before="80" w:after="80"/>
        <w:ind w:right="569" w:hanging="0"/>
        <w:jc w:val="both"/>
        <w:rPr>
          <w:rFonts w:ascii="Tahoma" w:hAnsi="Tahoma" w:cs="Open Sans"/>
          <w:color w:val="365F91" w:themeColor="accent1" w:themeShade="bf"/>
          <w:sz w:val="22"/>
          <w:szCs w:val="22"/>
        </w:rPr>
      </w:pPr>
      <w:r>
        <w:rPr>
          <w:rFonts w:cs="Open Sans" w:ascii="Tahoma" w:hAnsi="Tahoma"/>
          <w:color w:val="365F91" w:themeColor="accent1" w:themeShade="bf"/>
          <w:sz w:val="22"/>
          <w:szCs w:val="22"/>
        </w:rPr>
      </w:r>
    </w:p>
    <w:p>
      <w:pPr>
        <w:pStyle w:val="Normal"/>
        <w:spacing w:lineRule="auto" w:line="360" w:before="80" w:after="80"/>
        <w:ind w:right="569" w:hanging="0"/>
        <w:jc w:val="both"/>
        <w:rPr>
          <w:rFonts w:ascii="Tahoma" w:hAnsi="Tahoma"/>
          <w:sz w:val="22"/>
          <w:szCs w:val="22"/>
          <w:del w:id="406" w:author="Claude (revisão)" w:date="2026-10-01T20:00:00Z"/>
        </w:rPr>
      </w:pPr>
      <w:del w:id="401" w:author="Claude (revisão)" w:date="2026-10-01T20:00:00Z">
        <w:r>
          <w:rPr>
            <w:rFonts w:eastAsia="Open Sans" w:cs="Open Sans" w:ascii="Tahoma" w:hAnsi="Tahoma"/>
            <w:color w:val="365F91" w:themeColor="accent1" w:themeShade="bf"/>
            <w:sz w:val="22"/>
            <w:szCs w:val="22"/>
          </w:rPr>
          <w:delText xml:space="preserve">No acórdão, a TNU também firmou o entendimento de que a restrição do número de beneficiários unipessoais em 16% do total de beneficiários do Município não traz prejuízos diretos aos beneficiários, uma vez que estes podem ingressar no Programa nas </w:delText>
        </w:r>
      </w:del>
      <w:del w:id="402" w:author="Claude (revisão)" w:date="2026-10-01T20:00:00Z">
        <w:r>
          <w:rPr>
            <w:rFonts w:eastAsia="Open Sans" w:cs="Open Sans" w:ascii="Tahoma" w:hAnsi="Tahoma"/>
            <w:b/>
            <w:bCs/>
            <w:color w:val="365F91" w:themeColor="accent1" w:themeShade="bf"/>
            <w:sz w:val="22"/>
            <w:szCs w:val="22"/>
          </w:rPr>
          <w:delText>hipóteses excepcionais do art. 6º, §3º, da Portaria MDS nº 897/2023</w:delText>
        </w:r>
      </w:del>
      <w:del w:id="403" w:author="Claude (revisão)" w:date="2026-10-01T20:00:00Z">
        <w:r>
          <w:rPr>
            <w:rFonts w:eastAsia="Open Sans" w:cs="Open Sans" w:ascii="Tahoma" w:hAnsi="Tahoma"/>
            <w:color w:val="365F91" w:themeColor="accent1" w:themeShade="bf"/>
            <w:sz w:val="22"/>
            <w:szCs w:val="22"/>
          </w:rPr>
          <w:delText xml:space="preserve">, inclusive mediante a realização de </w:delText>
        </w:r>
      </w:del>
      <w:del w:id="404" w:author="Claude (revisão)" w:date="2026-10-01T20:00:00Z">
        <w:r>
          <w:rPr>
            <w:rFonts w:eastAsia="Open Sans" w:cs="Open Sans" w:ascii="Tahoma" w:hAnsi="Tahoma"/>
            <w:b/>
            <w:bCs/>
            <w:color w:val="365F91" w:themeColor="accent1" w:themeShade="bf"/>
            <w:sz w:val="22"/>
            <w:szCs w:val="22"/>
          </w:rPr>
          <w:delText xml:space="preserve">entrevistas domiciliares </w:delText>
        </w:r>
      </w:del>
      <w:del w:id="405" w:author="Claude (revisão)" w:date="2026-10-01T20:00:00Z">
        <w:r>
          <w:rPr>
            <w:rFonts w:eastAsia="Open Sans" w:cs="Open Sans" w:ascii="Tahoma" w:hAnsi="Tahoma"/>
            <w:color w:val="365F91" w:themeColor="accent1" w:themeShade="bf"/>
            <w:sz w:val="22"/>
            <w:szCs w:val="22"/>
          </w:rPr>
          <w:delText xml:space="preserve">para a atualização do CadÚnico. </w:delText>
        </w:r>
      </w:del>
    </w:p>
    <w:p>
      <w:pPr>
        <w:pStyle w:val="Normal"/>
        <w:spacing w:lineRule="auto" w:line="360" w:before="80" w:after="80"/>
        <w:ind w:right="569" w:hanging="0"/>
        <w:jc w:val="both"/>
        <w:rPr>
          <w:del w:id="414" w:author="Claude (revisão)" w:date="2026-10-01T20:00:00Z"/>
        </w:rPr>
      </w:pPr>
      <w:del w:id="407" w:author="Claude (revisão)" w:date="2026-10-01T20:00:00Z">
        <w:r>
          <w:rPr>
            <w:rFonts w:eastAsia="Open Sans" w:cs="Open Sans" w:ascii="Open Sans" w:hAnsi="Open Sans"/>
            <w:color w:val="365F91" w:themeColor="accent1" w:themeShade="bf"/>
            <w:sz w:val="20"/>
            <w:szCs w:val="20"/>
            <w:highlight w:val="white"/>
          </w:rPr>
          <w:delText xml:space="preserve">Registre-se, ainda, que a controvérsia acerca da </w:delText>
        </w:r>
      </w:del>
      <w:del w:id="408" w:author="Claude (revisão)" w:date="2026-10-01T20:00:00Z">
        <w:r>
          <w:rPr>
            <w:rFonts w:eastAsia="Open Sans" w:cs="Open Sans" w:ascii="Open Sans" w:hAnsi="Open Sans"/>
            <w:b/>
            <w:color w:val="365F91" w:themeColor="accent1" w:themeShade="bf"/>
            <w:sz w:val="20"/>
            <w:szCs w:val="20"/>
            <w:highlight w:val="white"/>
          </w:rPr>
          <w:delText>validade da limitação de 16% para os casos posteriores a 27/12/2024</w:delText>
        </w:r>
      </w:del>
      <w:del w:id="409" w:author="Claude (revisão)" w:date="2026-10-01T20:00:00Z">
        <w:r>
          <w:rPr>
            <w:rFonts w:eastAsia="Open Sans" w:cs="Open Sans" w:ascii="Open Sans" w:hAnsi="Open Sans"/>
            <w:color w:val="365F91" w:themeColor="accent1" w:themeShade="bf"/>
            <w:sz w:val="20"/>
            <w:szCs w:val="20"/>
            <w:highlight w:val="white"/>
          </w:rPr>
          <w:delText xml:space="preserve"> encontra-se submetida ao Supremo Tribunal Federal no </w:delText>
        </w:r>
      </w:del>
      <w:del w:id="410" w:author="Claude (revisão)" w:date="2026-10-01T20:00:00Z">
        <w:r>
          <w:rPr>
            <w:rFonts w:eastAsia="Open Sans" w:cs="Open Sans" w:ascii="Open Sans" w:hAnsi="Open Sans"/>
            <w:b/>
            <w:color w:val="365F91" w:themeColor="accent1" w:themeShade="bf"/>
            <w:sz w:val="20"/>
            <w:szCs w:val="20"/>
            <w:highlight w:val="white"/>
          </w:rPr>
          <w:delText>Recurso Extraordinário nº 1.614.224 (Tema 1.472)</w:delText>
        </w:r>
      </w:del>
      <w:del w:id="411" w:author="Claude (revisão)" w:date="2026-10-01T20:00:00Z">
        <w:r>
          <w:rPr>
            <w:rFonts w:eastAsia="Open Sans" w:cs="Open Sans" w:ascii="Open Sans" w:hAnsi="Open Sans"/>
            <w:color w:val="365F91" w:themeColor="accent1" w:themeShade="bf"/>
            <w:sz w:val="20"/>
            <w:szCs w:val="20"/>
            <w:highlight w:val="white"/>
          </w:rPr>
          <w:delText xml:space="preserve">. O STF reconheceu a repercussão geral da matéria em agosto de 2026, tendo por objeto justamente a constitucionalidade e a legalidade da imposição de limite municipal às famílias unipessoais para ingresso no Programa Bolsa Família. O mérito, contudo, </w:delText>
        </w:r>
      </w:del>
      <w:del w:id="412" w:author="Claude (revisão)" w:date="2026-10-01T20:00:00Z">
        <w:r>
          <w:rPr>
            <w:rFonts w:eastAsia="Open Sans" w:cs="Open Sans" w:ascii="Open Sans" w:hAnsi="Open Sans"/>
            <w:b/>
            <w:color w:val="365F91" w:themeColor="accent1" w:themeShade="bf"/>
            <w:sz w:val="20"/>
            <w:szCs w:val="20"/>
            <w:highlight w:val="white"/>
          </w:rPr>
          <w:delText>ainda não foi julgado</w:delText>
        </w:r>
      </w:del>
      <w:del w:id="413" w:author="Claude (revisão)" w:date="2026-10-01T20:00:00Z">
        <w:r>
          <w:rPr>
            <w:rFonts w:eastAsia="Open Sans" w:cs="Open Sans" w:ascii="Open Sans" w:hAnsi="Open Sans"/>
            <w:color w:val="365F91" w:themeColor="accent1" w:themeShade="bf"/>
            <w:sz w:val="20"/>
            <w:szCs w:val="20"/>
            <w:highlight w:val="white"/>
          </w:rPr>
          <w:delText>.</w:delText>
        </w:r>
      </w:del>
    </w:p>
    <w:p>
      <w:pPr>
        <w:pStyle w:val="Normal"/>
        <w:spacing w:lineRule="auto" w:line="360" w:before="80" w:after="80"/>
        <w:ind w:right="569" w:hanging="0"/>
        <w:jc w:val="both"/>
        <w:rPr>
          <w:del w:id="422" w:author="Claude (revisão)" w:date="2026-10-01T20:00:00Z"/>
        </w:rPr>
      </w:pPr>
      <w:del w:id="415" w:author="Claude (revisão)" w:date="2026-10-01T20:00:00Z">
        <w:r>
          <w:rPr>
            <w:rFonts w:eastAsia="Open Sans" w:cs="Open Sans" w:ascii="Open Sans" w:hAnsi="Open Sans"/>
            <w:color w:val="365F91" w:themeColor="accent1" w:themeShade="bf"/>
            <w:sz w:val="20"/>
            <w:szCs w:val="20"/>
            <w:highlight w:val="white"/>
          </w:rPr>
          <w:delText xml:space="preserve">A discussão do Tema 1.472, entretanto, </w:delText>
        </w:r>
      </w:del>
      <w:del w:id="416" w:author="Claude (revisão)" w:date="2026-10-01T20:00:00Z">
        <w:r>
          <w:rPr>
            <w:rFonts w:eastAsia="Open Sans" w:cs="Open Sans" w:ascii="Open Sans" w:hAnsi="Open Sans"/>
            <w:b/>
            <w:color w:val="365F91" w:themeColor="accent1" w:themeShade="bf"/>
            <w:sz w:val="20"/>
            <w:szCs w:val="20"/>
            <w:highlight w:val="white"/>
          </w:rPr>
          <w:delText>não alcança a situação ora examinada</w:delText>
        </w:r>
      </w:del>
      <w:del w:id="417" w:author="Claude (revisão)" w:date="2026-10-01T20:00:00Z">
        <w:r>
          <w:rPr>
            <w:rFonts w:eastAsia="Open Sans" w:cs="Open Sans" w:ascii="Open Sans" w:hAnsi="Open Sans"/>
            <w:color w:val="365F91" w:themeColor="accent1" w:themeShade="bf"/>
            <w:sz w:val="20"/>
            <w:szCs w:val="20"/>
            <w:highlight w:val="white"/>
          </w:rPr>
          <w:delText xml:space="preserve">, porquanto o presente caso é anterior a </w:delText>
        </w:r>
      </w:del>
      <w:del w:id="418" w:author="Claude (revisão)" w:date="2026-10-01T20:00:00Z">
        <w:r>
          <w:rPr>
            <w:rFonts w:eastAsia="Open Sans" w:cs="Open Sans" w:ascii="Open Sans" w:hAnsi="Open Sans"/>
            <w:b/>
            <w:color w:val="365F91" w:themeColor="accent1" w:themeShade="bf"/>
            <w:sz w:val="20"/>
            <w:szCs w:val="20"/>
            <w:highlight w:val="white"/>
          </w:rPr>
          <w:delText>27/12/2024</w:delText>
        </w:r>
      </w:del>
      <w:del w:id="419" w:author="Claude (revisão)" w:date="2026-10-01T20:00:00Z">
        <w:r>
          <w:rPr>
            <w:rFonts w:eastAsia="Open Sans" w:cs="Open Sans" w:ascii="Open Sans" w:hAnsi="Open Sans"/>
            <w:color w:val="365F91" w:themeColor="accent1" w:themeShade="bf"/>
            <w:sz w:val="20"/>
            <w:szCs w:val="20"/>
            <w:highlight w:val="white"/>
          </w:rPr>
          <w:delText xml:space="preserve">, data de entrada em vigor da Lei nº 15.077/2024, que passou a prever expressamente a possibilidade de estabelecimento de limite para famílias unipessoais. Para o período anterior, a controvérsia já foi objeto de apreciação pela </w:delText>
        </w:r>
      </w:del>
      <w:del w:id="420" w:author="Claude (revisão)" w:date="2026-10-01T20:00:00Z">
        <w:r>
          <w:rPr>
            <w:rFonts w:eastAsia="Open Sans" w:cs="Open Sans" w:ascii="Open Sans" w:hAnsi="Open Sans"/>
            <w:b/>
            <w:color w:val="365F91" w:themeColor="accent1" w:themeShade="bf"/>
            <w:sz w:val="20"/>
            <w:szCs w:val="20"/>
            <w:highlight w:val="white"/>
          </w:rPr>
          <w:delText>TNU no Tema 379</w:delText>
        </w:r>
      </w:del>
      <w:del w:id="421" w:author="Claude (revisão)" w:date="2026-10-01T20:00:00Z">
        <w:r>
          <w:rPr>
            <w:rFonts w:eastAsia="Open Sans" w:cs="Open Sans" w:ascii="Open Sans" w:hAnsi="Open Sans"/>
            <w:color w:val="365F91" w:themeColor="accent1" w:themeShade="bf"/>
            <w:sz w:val="20"/>
            <w:szCs w:val="20"/>
            <w:highlight w:val="white"/>
          </w:rPr>
          <w:delText>, cujo precedente vinculante constitui o parâmetro aplicável ao caso concreto. A própria descrição oficial do Tema 1.472 confirma que a discussão submetida ao STF envolve a limitação municipal e sua compatibilidade com a disciplina constitucional e legal atualmente controvertida.</w:delText>
        </w:r>
      </w:del>
    </w:p>
    <w:p>
      <w:pPr>
        <w:pStyle w:val="Normal"/>
        <w:spacing w:lineRule="auto" w:line="360" w:before="80" w:after="80"/>
        <w:ind w:right="569" w:hanging="0"/>
        <w:jc w:val="both"/>
        <w:rPr>
          <w:del w:id="426" w:author="Claude (revisão)" w:date="2026-10-01T20:00:00Z"/>
        </w:rPr>
      </w:pPr>
      <w:del w:id="423" w:author="Claude (revisão)" w:date="2026-10-01T20:00:00Z">
        <w:r>
          <w:rPr>
            <w:rFonts w:eastAsia="Open Sans" w:cs="Open Sans" w:ascii="Open Sans" w:hAnsi="Open Sans"/>
            <w:color w:val="365F91" w:themeColor="accent1" w:themeShade="bf"/>
            <w:sz w:val="20"/>
            <w:szCs w:val="20"/>
            <w:highlight w:val="white"/>
          </w:rPr>
          <w:delText xml:space="preserve">Assim, </w:delText>
        </w:r>
      </w:del>
      <w:del w:id="424" w:author="Claude (revisão)" w:date="2026-10-01T20:00:00Z">
        <w:r>
          <w:rPr>
            <w:rFonts w:eastAsia="Open Sans" w:cs="Open Sans" w:ascii="Open Sans" w:hAnsi="Open Sans"/>
            <w:b/>
            <w:color w:val="365F91" w:themeColor="accent1" w:themeShade="bf"/>
            <w:sz w:val="20"/>
            <w:szCs w:val="20"/>
            <w:highlight w:val="white"/>
          </w:rPr>
          <w:delText>não se mostra adequado transpor para período anterior a 27/12/2024 uma discussão constitucional que, no Tema 1.472, diz respeito à disciplina posterior à superveniência do suporte legal introduzido pela Lei nº 15.077/2024</w:delText>
        </w:r>
      </w:del>
      <w:del w:id="425" w:author="Claude (revisão)" w:date="2026-10-01T20:00:00Z">
        <w:r>
          <w:rPr>
            <w:rFonts w:eastAsia="Open Sans" w:cs="Open Sans" w:ascii="Open Sans" w:hAnsi="Open Sans"/>
            <w:color w:val="365F91" w:themeColor="accent1" w:themeShade="bf"/>
            <w:sz w:val="20"/>
            <w:szCs w:val="20"/>
            <w:highlight w:val="white"/>
          </w:rPr>
          <w:delText>, permanecendo aplicável ao caso o entendimento vinculante firmado pela TNU para o período anterior.</w:delText>
        </w:r>
      </w:del>
    </w:p>
    <w:p>
      <w:pPr>
        <w:pStyle w:val="Normal"/>
        <w:spacing w:lineRule="auto" w:line="360" w:before="80" w:after="80"/>
        <w:ind w:right="569" w:hanging="0"/>
        <w:jc w:val="both"/>
        <w:rPr>
          <w:rFonts w:ascii="Tahoma" w:hAnsi="Tahoma"/>
          <w:sz w:val="22"/>
          <w:szCs w:val="22"/>
          <w:ins w:id="427" w:author="Claude (revisão)" w:date="2026-10-01T20:00:00Z"/>
        </w:rPr>
      </w:pPr>
      <w:r>
        <w:rPr>
          <w:rFonts w:eastAsia="Tahoma" w:cs="Tahoma" w:ascii="Tahoma" w:hAnsi="Tahoma"/>
          <w:b/>
          <w:bCs/>
          <w:i/>
          <w:iCs/>
          <w:color w:val="2F5496" w:themeColor="accent5" w:themeShade="bf"/>
          <w:sz w:val="22"/>
          <w:szCs w:val="22"/>
        </w:rPr>
        <w:t xml:space="preserve">TESE SUBSIDIÁRIA: DA ENTREVISTA DOMICILIAR </w:t>
      </w:r>
      <w:r>
        <w:rPr>
          <w:rFonts w:eastAsia="Tahoma" w:cs="Tahoma" w:ascii="Tahoma" w:hAnsi="Tahoma"/>
          <w:b/>
          <w:bCs/>
          <w:i/>
          <w:iCs/>
          <w:color w:val="2F5496" w:themeColor="accent5" w:themeShade="bf"/>
          <w:sz w:val="22"/>
          <w:szCs w:val="22"/>
          <w:highlight w:val="yellow"/>
        </w:rPr>
        <w:t>[E/OU DE OUTRO GRUPO EXCEPCIONAL]</w:t>
      </w:r>
      <w:r>
        <w:rPr>
          <w:rFonts w:eastAsia="Tahoma" w:cs="Tahoma" w:ascii="Tahoma" w:hAnsi="Tahoma"/>
          <w:b/>
          <w:bCs/>
          <w:i/>
          <w:iCs/>
          <w:color w:val="2F5496" w:themeColor="accent5" w:themeShade="bf"/>
          <w:sz w:val="22"/>
          <w:szCs w:val="22"/>
        </w:rPr>
        <w:t xml:space="preserve">. HIPÓTESE EXCEPCIONAL AO LIMITE DE 16%. ARTIGO 6º, §3º, ____, PORTARIA MDS Nº 897/2023. DO SUPRIMENTO JUDICIAL </w:t>
      </w:r>
    </w:p>
    <w:p>
      <w:pPr>
        <w:pStyle w:val="Normal"/>
        <w:widowControl w:val="false"/>
        <w:suppressAutoHyphens w:val="false"/>
        <w:bidi w:val="0"/>
        <w:spacing w:lineRule="auto" w:line="360" w:before="80" w:after="80"/>
        <w:ind w:left="0" w:right="567" w:firstLine="1134"/>
        <w:jc w:val="both"/>
        <w:rPr>
          <w:rFonts w:ascii="Tahoma" w:hAnsi="Tahoma"/>
          <w:sz w:val="22"/>
          <w:szCs w:val="22"/>
        </w:rPr>
      </w:pPr>
      <w:r>
        <w:rPr>
          <w:rFonts w:eastAsia="Open Sans" w:cs="Open Sans" w:ascii="Tahoma" w:hAnsi="Tahoma"/>
          <w:color w:val="365F91" w:themeColor="accent1" w:themeShade="bf"/>
          <w:sz w:val="22"/>
          <w:szCs w:val="22"/>
        </w:rPr>
        <w:t xml:space="preserve">Na remota hipótese de ser </w:t>
      </w:r>
      <w:ins w:id="428" w:author="Claude (revisão)" w:date="2026-10-01T20:00:00Z">
        <w:r>
          <w:rPr>
            <w:rFonts w:eastAsia="Open Sans" w:cs="Open Sans" w:ascii="Tahoma" w:hAnsi="Tahoma"/>
            <w:color w:val="365F91" w:themeColor="accent1" w:themeShade="bf"/>
            <w:sz w:val="22"/>
            <w:szCs w:val="22"/>
          </w:rPr>
          <w:t>admiti</w:t>
        </w:r>
      </w:ins>
      <w:r>
        <w:rPr>
          <w:rFonts w:eastAsia="Open Sans" w:cs="Open Sans" w:ascii="Tahoma" w:hAnsi="Tahoma"/>
          <w:color w:val="365F91" w:themeColor="accent1" w:themeShade="bf"/>
          <w:sz w:val="22"/>
          <w:szCs w:val="22"/>
        </w:rPr>
        <w:t xml:space="preserve">da </w:t>
      </w:r>
      <w:ins w:id="429" w:author="Claude (revisão)" w:date="2026-10-01T20:00:00Z">
        <w:r>
          <w:rPr>
            <w:rFonts w:eastAsia="Open Sans" w:cs="Open Sans" w:ascii="Tahoma" w:hAnsi="Tahoma"/>
            <w:color w:val="365F91" w:themeColor="accent1" w:themeShade="bf"/>
            <w:sz w:val="22"/>
            <w:szCs w:val="22"/>
          </w:rPr>
          <w:t xml:space="preserve">a aplicação </w:t>
        </w:r>
      </w:ins>
      <w:r>
        <w:rPr>
          <w:rFonts w:eastAsia="Open Sans" w:cs="Open Sans" w:ascii="Tahoma" w:hAnsi="Tahoma"/>
          <w:color w:val="365F91" w:themeColor="accent1" w:themeShade="bf"/>
          <w:sz w:val="22"/>
          <w:szCs w:val="22"/>
        </w:rPr>
        <w:t xml:space="preserve">retroativa </w:t>
      </w:r>
      <w:ins w:id="430" w:author="Claude (revisão)" w:date="2026-10-01T20:00:00Z">
        <w:r>
          <w:rPr>
            <w:rFonts w:eastAsia="Open Sans" w:cs="Open Sans" w:ascii="Tahoma" w:hAnsi="Tahoma"/>
            <w:color w:val="365F91" w:themeColor="accent1" w:themeShade="bf"/>
            <w:sz w:val="22"/>
            <w:szCs w:val="22"/>
          </w:rPr>
          <w:t>do limite</w:t>
        </w:r>
      </w:ins>
      <w:r>
        <w:rPr>
          <w:rFonts w:eastAsia="Open Sans" w:cs="Open Sans" w:ascii="Tahoma" w:hAnsi="Tahoma"/>
          <w:color w:val="365F91" w:themeColor="accent1" w:themeShade="bf"/>
          <w:sz w:val="22"/>
          <w:szCs w:val="22"/>
        </w:rPr>
        <w:t xml:space="preserve"> de 16% (contrariando o tema 379 da TNU) e a sua incidência nos caos de restabelecimento</w:t>
      </w:r>
      <w:ins w:id="431" w:author="Claude (revisão)" w:date="2026-10-01T20:00:00Z">
        <w:r>
          <w:rPr>
            <w:rFonts w:eastAsia="Open Sans" w:cs="Open Sans" w:ascii="Tahoma" w:hAnsi="Tahoma"/>
            <w:color w:val="365F91" w:themeColor="accent1" w:themeShade="bf"/>
            <w:sz w:val="22"/>
            <w:szCs w:val="22"/>
          </w:rPr>
          <w:t xml:space="preserve">, </w:t>
        </w:r>
      </w:ins>
      <w:r>
        <w:rPr>
          <w:rFonts w:eastAsia="Open Sans" w:cs="Open Sans" w:ascii="Tahoma" w:hAnsi="Tahoma"/>
          <w:color w:val="365F91" w:themeColor="accent1" w:themeShade="bf"/>
          <w:sz w:val="22"/>
          <w:szCs w:val="22"/>
        </w:rPr>
        <w:t>ainda assim estaria dispensada a observância do referido limite no caso em exame, por se tratar de ____.</w:t>
      </w:r>
    </w:p>
    <w:p>
      <w:pPr>
        <w:pStyle w:val="Normal"/>
        <w:widowControl w:val="false"/>
        <w:suppressAutoHyphens w:val="false"/>
        <w:bidi w:val="0"/>
        <w:spacing w:lineRule="auto" w:line="360" w:before="80" w:after="80"/>
        <w:ind w:left="0" w:right="567" w:firstLine="1134"/>
        <w:jc w:val="both"/>
        <w:rPr>
          <w:rFonts w:ascii="Tahoma" w:hAnsi="Tahoma"/>
          <w:sz w:val="22"/>
          <w:szCs w:val="22"/>
        </w:rPr>
      </w:pPr>
      <w:r>
        <w:rPr>
          <w:rFonts w:eastAsia="Open Sans" w:cs="Open Sans" w:ascii="Tahoma" w:hAnsi="Tahoma"/>
          <w:color w:val="365F91" w:themeColor="accent1" w:themeShade="bf"/>
          <w:sz w:val="22"/>
          <w:szCs w:val="22"/>
        </w:rPr>
        <w:t>O art. 6°, § 3º, da Portaria MDS n° 897/2023, prevê casos excepcionais que garantem a inclusão de famílias unipessoais no Programa Bolsa Família, mesmo quando o município tiver atingido o contingente de 16% (dezesseis por cento). São eles:</w:t>
      </w:r>
      <w:ins w:id="432" w:author="Claude (revisão)" w:date="2026-10-01T20:00:00Z">
        <w:r>
          <w:rPr>
            <w:rFonts w:eastAsia="Open Sans" w:cs="Open Sans" w:ascii="Tahoma" w:hAnsi="Tahoma"/>
            <w:color w:val="365F91" w:themeColor="accent1" w:themeShade="bf"/>
            <w:sz w:val="22"/>
            <w:szCs w:val="22"/>
          </w:rPr>
          <w:t xml:space="preserve"> (i) integrantes em situação de trabalho infantil; (ii) integrantes libertos de situação análoga à de trabalho escravo; (iii) famílias quilombolas; (iv) famílias indígenas; (v) famílias com catadores de material reciclável; (vi) famílias com pessoas em situação de rua; (vii) famílias em risco de insegurança alimentar; (viii) famílias em situação de violação de direitos; e (ix) famílias que realizaram ou venham a realizar a atualização ou a inscrição cadastral mediante </w:t>
        </w:r>
      </w:ins>
      <w:ins w:id="433" w:author="Claude (revisão)" w:date="2026-10-01T20:00:00Z">
        <w:r>
          <w:rPr>
            <w:rFonts w:eastAsia="Open Sans" w:cs="Open Sans" w:ascii="Tahoma" w:hAnsi="Tahoma"/>
            <w:b/>
            <w:bCs/>
            <w:color w:val="365F91" w:themeColor="accent1" w:themeShade="bf"/>
            <w:sz w:val="22"/>
            <w:szCs w:val="22"/>
          </w:rPr>
          <w:t>entrevista em domicílio</w:t>
        </w:r>
      </w:ins>
      <w:ins w:id="434" w:author="Claude (revisão)" w:date="2026-10-01T20:00:00Z">
        <w:r>
          <w:rPr>
            <w:rFonts w:eastAsia="Open Sans" w:cs="Open Sans" w:ascii="Tahoma" w:hAnsi="Tahoma"/>
            <w:color w:val="365F91" w:themeColor="accent1" w:themeShade="bf"/>
            <w:sz w:val="22"/>
            <w:szCs w:val="22"/>
          </w:rPr>
          <w:t>, a partir de 31 de julho de 2023.</w:t>
        </w:r>
      </w:ins>
      <w:r>
        <w:rPr>
          <w:rStyle w:val="Ncoradanotaderodap"/>
          <w:rFonts w:eastAsia="Open Sans" w:cs="Open Sans" w:ascii="Tahoma" w:hAnsi="Tahoma"/>
          <w:color w:val="365F91" w:themeColor="accent1" w:themeShade="bf"/>
          <w:sz w:val="22"/>
          <w:szCs w:val="22"/>
        </w:rPr>
        <w:footnoteReference w:id="2"/>
      </w:r>
    </w:p>
    <w:p>
      <w:pPr>
        <w:pStyle w:val="Normal"/>
        <w:widowControl w:val="false"/>
        <w:suppressAutoHyphens w:val="false"/>
        <w:bidi w:val="0"/>
        <w:spacing w:lineRule="auto" w:line="360" w:before="80" w:after="80"/>
        <w:ind w:left="0" w:right="567" w:firstLine="1134"/>
        <w:jc w:val="both"/>
        <w:rPr>
          <w:rFonts w:ascii="Tahoma" w:hAnsi="Tahoma"/>
          <w:sz w:val="22"/>
          <w:szCs w:val="22"/>
          <w:ins w:id="438" w:author="Claude (revisão)" w:date="2026-10-01T20:00:00Z"/>
        </w:rPr>
      </w:pPr>
      <w:ins w:id="435" w:author="Claude (revisão)" w:date="2026-10-01T20:00:00Z">
        <w:r>
          <w:rPr>
            <w:rFonts w:eastAsia="Open Sans" w:cs="Open Sans" w:ascii="Tahoma" w:hAnsi="Tahoma"/>
            <w:color w:val="365F91" w:themeColor="accent1" w:themeShade="bf"/>
            <w:sz w:val="22"/>
            <w:szCs w:val="22"/>
          </w:rPr>
          <w:t>A exceção do inciso IX decorre</w:t>
        </w:r>
      </w:ins>
      <w:r>
        <w:rPr>
          <w:rFonts w:eastAsia="Open Sans" w:cs="Open Sans" w:ascii="Tahoma" w:hAnsi="Tahoma"/>
          <w:color w:val="365F91" w:themeColor="accent1" w:themeShade="bf"/>
          <w:sz w:val="22"/>
          <w:szCs w:val="22"/>
        </w:rPr>
        <w:t>u</w:t>
      </w:r>
      <w:ins w:id="436" w:author="Claude (revisão)" w:date="2026-10-01T20:00:00Z">
        <w:r>
          <w:rPr>
            <w:rFonts w:eastAsia="Open Sans" w:cs="Open Sans" w:ascii="Tahoma" w:hAnsi="Tahoma"/>
            <w:color w:val="365F91" w:themeColor="accent1" w:themeShade="bf"/>
            <w:sz w:val="22"/>
            <w:szCs w:val="22"/>
          </w:rPr>
          <w:t xml:space="preserve"> do acordo com efeitos nacionais firmado na Ação Civil Pública nº 5024187-38.2024.4.04.7100/RS (Acordo MDS/DPU nº 1/2024), por meio do qual a União se comprometeu a permitir a habilitação ao PBF das famílias unipessoais que, a partir de 31/07/2023, realizaram atualização ou inscrição cadastral mediante entrevista em domicílio. A Portaria MDS nº 1.003, de 16 de julho de 2024 (DOU de 17/07/2024), deu cumprimento ao acordo. </w:t>
        </w:r>
      </w:ins>
      <w:ins w:id="437" w:author="Claude (revisão)" w:date="2026-10-01T20:00:00Z">
        <w:r>
          <w:rPr>
            <w:rFonts w:eastAsia="Open Sans" w:cs="Open Sans" w:ascii="Tahoma" w:hAnsi="Tahoma"/>
            <w:b/>
            <w:bCs/>
            <w:color w:val="365F91" w:themeColor="accent1" w:themeShade="bf"/>
            <w:sz w:val="22"/>
            <w:szCs w:val="22"/>
          </w:rPr>
          <w:t>Realizada a entrevista domiciliar, portanto, o limite de 16% deixa de ser oponível à família unipessoal.</w:t>
        </w:r>
      </w:ins>
    </w:p>
    <w:p>
      <w:pPr>
        <w:pStyle w:val="Normal"/>
        <w:widowControl w:val="false"/>
        <w:suppressAutoHyphens w:val="false"/>
        <w:bidi w:val="0"/>
        <w:spacing w:lineRule="auto" w:line="360" w:before="80" w:after="80"/>
        <w:ind w:left="0" w:right="567" w:firstLine="1134"/>
        <w:jc w:val="both"/>
        <w:rPr>
          <w:rFonts w:ascii="Tahoma" w:hAnsi="Tahoma"/>
          <w:sz w:val="22"/>
          <w:szCs w:val="22"/>
        </w:rPr>
      </w:pPr>
      <w:r>
        <w:rPr>
          <w:rFonts w:eastAsia="Open Sans" w:cs="Open Sans" w:ascii="Tahoma" w:hAnsi="Tahoma"/>
          <w:color w:val="365F91" w:themeColor="accent1" w:themeShade="bf"/>
          <w:sz w:val="22"/>
          <w:szCs w:val="22"/>
        </w:rPr>
        <w:t>A condição de ingresso no PBF mediante entrevista domiciliar foi regulamentada pelo art. 18, § 3º, do Decreto nº 12.064/2024, incluído pelo Decreto nº 12.417/2025, e art. 10, §§ 1º e 2º, da Portaria MDS nº 897/2023, com a redação da Portaria MDS nº 1.070/2025. Tais normas são posteriores aos fatos nar-rados e não podem retroagir para restringir o direito da parte autora.</w:t>
      </w:r>
    </w:p>
    <w:p>
      <w:pPr>
        <w:pStyle w:val="Normal"/>
        <w:widowControl w:val="false"/>
        <w:suppressAutoHyphens w:val="false"/>
        <w:bidi w:val="0"/>
        <w:spacing w:lineRule="auto" w:line="360" w:before="80" w:after="80"/>
        <w:ind w:left="0" w:right="567" w:firstLine="1134"/>
        <w:jc w:val="both"/>
        <w:rPr>
          <w:rFonts w:ascii="Tahoma" w:hAnsi="Tahoma"/>
          <w:sz w:val="22"/>
          <w:szCs w:val="22"/>
        </w:rPr>
      </w:pPr>
      <w:r>
        <w:rPr>
          <w:rFonts w:eastAsia="Open Sans" w:cs="Open Sans" w:ascii="Tahoma" w:hAnsi="Tahoma"/>
          <w:color w:val="365F91" w:themeColor="accent1" w:themeShade="bf"/>
          <w:sz w:val="22"/>
          <w:szCs w:val="22"/>
        </w:rPr>
        <w:t>Posteriormente, o art. 2º, § 3º, da Lei nº 15.077/2024, de 27/12/2024, estabeleceu que, para a concessão ou manutenção dos benefícios assistenciais a famílias unipessoais, a inscrição ou a atualização do CadÚnico deverá ser feita no domicílio de residência da pessoa. Veja-se:</w:t>
      </w:r>
    </w:p>
    <w:p>
      <w:pPr>
        <w:pStyle w:val="Normal"/>
        <w:spacing w:lineRule="auto" w:line="360" w:before="80" w:after="80"/>
        <w:ind w:left="1440" w:right="569" w:hanging="0"/>
        <w:jc w:val="both"/>
        <w:rPr>
          <w:rFonts w:ascii="Tahoma" w:hAnsi="Tahoma"/>
          <w:sz w:val="22"/>
          <w:szCs w:val="22"/>
        </w:rPr>
      </w:pPr>
      <w:r>
        <w:rPr>
          <w:rFonts w:eastAsia="Open Sans" w:cs="Open Sans" w:ascii="Tahoma" w:hAnsi="Tahoma"/>
          <w:color w:val="365F91" w:themeColor="accent1" w:themeShade="bf"/>
          <w:sz w:val="22"/>
          <w:szCs w:val="22"/>
        </w:rPr>
        <w:t>Art. 2º § 3º Para fins de concessão ou manutenção dos benefícios de que trata o caput deste artigo a famílias compostas de 1 (uma) só pessoa ou a indivíduos que residem sem parentes, a inscrição ou a atualização do CadÚnico deverá ser feita no domicílio de residência da pessoa, conforme prazos e exceções estabelecidos em ato do Poder Executivo federal.</w:t>
      </w:r>
    </w:p>
    <w:p>
      <w:pPr>
        <w:pStyle w:val="Normal"/>
        <w:widowControl w:val="false"/>
        <w:suppressAutoHyphens w:val="false"/>
        <w:bidi w:val="0"/>
        <w:spacing w:lineRule="auto" w:line="360" w:before="80" w:after="80"/>
        <w:ind w:left="0" w:right="567" w:firstLine="1134"/>
        <w:jc w:val="both"/>
        <w:rPr>
          <w:rFonts w:ascii="Tahoma" w:hAnsi="Tahoma"/>
          <w:sz w:val="22"/>
          <w:szCs w:val="22"/>
        </w:rPr>
      </w:pPr>
      <w:r>
        <w:rPr>
          <w:rFonts w:eastAsia="Open Sans" w:cs="Open Sans" w:ascii="Tahoma" w:hAnsi="Tahoma"/>
          <w:color w:val="365F91" w:themeColor="accent1" w:themeShade="bf"/>
          <w:sz w:val="22"/>
          <w:szCs w:val="22"/>
        </w:rPr>
        <w:t xml:space="preserve">Os prazos e as exceções a que remete esse dispositivo foram regulamentados pela Portaria MDS nº 1.145/2025, com a redação da Portaria MDS nº 1.199/2026, e pela Instrução Normativa SAGICAD/MDS nº 20/2026, com a redação da IN SAGICAD/MDS nº 22/2026. </w:t>
      </w:r>
    </w:p>
    <w:p>
      <w:pPr>
        <w:pStyle w:val="Normal"/>
        <w:widowControl w:val="false"/>
        <w:suppressAutoHyphens w:val="false"/>
        <w:bidi w:val="0"/>
        <w:spacing w:lineRule="auto" w:line="360" w:before="80" w:after="80"/>
        <w:ind w:left="0" w:right="567" w:firstLine="1134"/>
        <w:jc w:val="both"/>
        <w:rPr>
          <w:rFonts w:ascii="Tahoma" w:hAnsi="Tahoma"/>
          <w:sz w:val="22"/>
          <w:szCs w:val="22"/>
        </w:rPr>
      </w:pPr>
      <w:r>
        <w:rPr>
          <w:rFonts w:eastAsia="Open Sans" w:cs="Open Sans" w:ascii="Tahoma" w:hAnsi="Tahoma"/>
          <w:color w:val="365F91" w:themeColor="accent1" w:themeShade="bf"/>
          <w:sz w:val="22"/>
          <w:szCs w:val="22"/>
        </w:rPr>
        <w:t>Assim, para a nova inclusão no Programa Bolsa Família, a entrevista domiciliar continua exigida (art. 1º, § 2º, da IN SAGICAD/MDS nº 20/2026) – salvo se a família se enquadrar em um dos grupos excepcionais de maior vulnerabilidade — e, realizada, fica afastada a limitação de 16%.</w:t>
      </w:r>
    </w:p>
    <w:p>
      <w:pPr>
        <w:pStyle w:val="Normal"/>
        <w:widowControl w:val="false"/>
        <w:suppressAutoHyphens w:val="false"/>
        <w:bidi w:val="0"/>
        <w:spacing w:lineRule="auto" w:line="360" w:before="80" w:after="80"/>
        <w:ind w:left="0" w:right="567" w:firstLine="1134"/>
        <w:jc w:val="both"/>
        <w:rPr>
          <w:rFonts w:ascii="Tahoma" w:hAnsi="Tahoma"/>
          <w:sz w:val="22"/>
          <w:szCs w:val="22"/>
        </w:rPr>
      </w:pPr>
      <w:r>
        <w:rPr>
          <w:rFonts w:eastAsia="Open Sans" w:cs="Open Sans" w:ascii="Tahoma" w:hAnsi="Tahoma"/>
          <w:color w:val="365F91" w:themeColor="accent1" w:themeShade="bf"/>
          <w:sz w:val="22"/>
          <w:szCs w:val="22"/>
        </w:rPr>
        <w:t xml:space="preserve">Todavia, no caso concreto, a Defensoria Pública da União expediu o Ofício nº ____, em //, postulando a realização da entrevista em domicílio para a devida averiguação fática, mas o ente público manteve-se inerte, sem proceder à vistoria ou sequer agendar data para sua consecução. </w:t>
      </w:r>
    </w:p>
    <w:p>
      <w:pPr>
        <w:pStyle w:val="Normal"/>
        <w:widowControl w:val="false"/>
        <w:suppressAutoHyphens w:val="false"/>
        <w:bidi w:val="0"/>
        <w:spacing w:lineRule="auto" w:line="360" w:before="80" w:after="80"/>
        <w:ind w:left="0" w:right="567" w:firstLine="1134"/>
        <w:jc w:val="both"/>
        <w:rPr>
          <w:rFonts w:eastAsia="Open Sans" w:cs="Open Sans"/>
          <w:b/>
          <w:b/>
          <w:bCs/>
          <w:color w:val="365F91" w:themeColor="accent1" w:themeShade="bf"/>
          <w:highlight w:val="yellow"/>
        </w:rPr>
      </w:pPr>
      <w:r>
        <w:rPr>
          <w:rFonts w:eastAsia="Open Sans" w:cs="Open Sans" w:ascii="Tahoma" w:hAnsi="Tahoma"/>
          <w:color w:val="365F91" w:themeColor="accent1" w:themeShade="bf"/>
          <w:sz w:val="22"/>
          <w:szCs w:val="22"/>
        </w:rPr>
        <w:t xml:space="preserve">Como se vê, o único óbice ao (re)ingresso da parte autora no Programa Bolsa Família advém da mora da parte ré. O cidadão hipossuficiente não pode ser penalizado ou excluído da rede de proteção social em virtude da omissão, mora ou absoluta incapacidade operacional do Poder Público em realizar as entrevistas no âmbito residencial. A inércia estatal em cumprir um encargo técnico que a ela própria compete não possui o condão de elidir o direito subjetivo à assistência social. </w:t>
      </w:r>
      <w:del w:id="439" w:author="Claude (revisão)" w:date="2026-10-01T20:00:00Z">
        <w:r>
          <w:rPr>
            <w:rFonts w:eastAsia="Open Sans" w:cs="Open Sans" w:ascii="Tahoma" w:hAnsi="Tahoma"/>
            <w:b/>
            <w:bCs/>
            <w:color w:val="365F91" w:themeColor="accent1" w:themeShade="bf"/>
            <w:sz w:val="22"/>
            <w:szCs w:val="22"/>
          </w:rPr>
          <w:delText>[</w:delText>
        </w:r>
      </w:del>
      <w:del w:id="440" w:author="Claude (revisão)" w:date="2026-10-01T20:00:00Z">
        <w:r>
          <w:rPr>
            <w:rFonts w:eastAsia="Open Sans" w:cs="Open Sans" w:ascii="Tahoma" w:hAnsi="Tahoma"/>
            <w:b/>
            <w:bCs/>
            <w:color w:val="365F91" w:themeColor="accent1" w:themeShade="bf"/>
            <w:sz w:val="22"/>
            <w:szCs w:val="22"/>
            <w:highlight w:val="yellow"/>
          </w:rPr>
          <w:delText>CASO TAMBÉM INTEGRE GRUPO EXCEPCIONAL:</w:delText>
        </w:r>
      </w:del>
    </w:p>
    <w:p>
      <w:pPr>
        <w:pStyle w:val="Normal"/>
        <w:widowControl w:val="false"/>
        <w:suppressAutoHyphens w:val="false"/>
        <w:bidi w:val="0"/>
        <w:spacing w:lineRule="auto" w:line="360" w:before="80" w:after="80"/>
        <w:ind w:left="0" w:right="567" w:firstLine="1134"/>
        <w:jc w:val="both"/>
        <w:rPr>
          <w:rFonts w:ascii="Tahoma" w:hAnsi="Tahoma"/>
          <w:sz w:val="22"/>
          <w:szCs w:val="22"/>
        </w:rPr>
      </w:pPr>
      <w:r>
        <w:rPr>
          <w:rFonts w:eastAsia="Open Sans" w:cs="Open Sans" w:ascii="Tahoma" w:hAnsi="Tahoma"/>
          <w:color w:val="365F91" w:themeColor="accent1" w:themeShade="bf"/>
          <w:sz w:val="22"/>
          <w:szCs w:val="22"/>
        </w:rPr>
        <w:t>Ante o exposto, requer o reconhecimento incidental (incidenter tantum), em controle difuso de constitucionalidade, da inconstitucionalidade do art. 12-A da Lei nº 14.601/2023, incluído pela Lei nº 15.077/2024, por violação aos arts. 1º, III; 2º; 3º, III e IV; 5º, caput, I e II; 6º, caput e parágrafo único; e 37, caput, da Constituição Federal, bem como ao princípio da vedação ao retrocesso social, a fim de afastar, no caso concreto, a incidência do art. 6º, § 2º, da Portaria MDS nº 897/2023 (incluído pela Portaria MDS nº 911/2023) e determinar a inclusão da parte autora no Programa Bolsa Família.</w:t>
      </w:r>
    </w:p>
    <w:p>
      <w:pPr>
        <w:pStyle w:val="Normal"/>
        <w:spacing w:lineRule="auto" w:line="360" w:before="80" w:after="80"/>
        <w:ind w:right="569" w:hanging="0"/>
        <w:jc w:val="both"/>
        <w:rPr>
          <w:rFonts w:ascii="Tahoma" w:hAnsi="Tahoma" w:eastAsia="Open Sans" w:cs="Open Sans"/>
          <w:color w:val="365F91" w:themeColor="accent1" w:themeShade="bf"/>
          <w:sz w:val="22"/>
          <w:szCs w:val="22"/>
        </w:rPr>
      </w:pPr>
      <w:r>
        <w:rPr>
          <w:rFonts w:eastAsia="Open Sans" w:cs="Open Sans" w:ascii="Tahoma" w:hAnsi="Tahoma"/>
          <w:color w:val="365F91" w:themeColor="accent1" w:themeShade="bf"/>
          <w:sz w:val="22"/>
          <w:szCs w:val="22"/>
        </w:rPr>
      </w:r>
    </w:p>
    <w:p>
      <w:pPr>
        <w:pStyle w:val="Normal"/>
        <w:spacing w:lineRule="auto" w:line="360" w:before="80" w:after="80"/>
        <w:ind w:right="569" w:hanging="0"/>
        <w:jc w:val="both"/>
        <w:rPr>
          <w:rFonts w:ascii="Tahoma" w:hAnsi="Tahoma"/>
          <w:sz w:val="22"/>
          <w:szCs w:val="22"/>
          <w:del w:id="442" w:author="Claude (revisão)" w:date="2026-10-01T20:00:00Z"/>
        </w:rPr>
      </w:pPr>
      <w:del w:id="441" w:author="Claude (revisão)" w:date="2026-10-01T20:00:00Z">
        <w:r>
          <w:rPr/>
        </w:r>
      </w:del>
    </w:p>
    <w:p>
      <w:pPr>
        <w:pStyle w:val="Normal"/>
        <w:spacing w:lineRule="auto" w:line="360" w:before="80" w:after="80"/>
        <w:ind w:right="569" w:hanging="0"/>
        <w:jc w:val="both"/>
        <w:rPr>
          <w:rFonts w:ascii="Tahoma" w:hAnsi="Tahoma"/>
          <w:sz w:val="22"/>
          <w:szCs w:val="22"/>
        </w:rPr>
      </w:pPr>
      <w:ins w:id="443" w:author="Claude (revisão)" w:date="2026-10-01T20:00:00Z">
        <w:r>
          <w:rPr>
            <w:rFonts w:eastAsia="Open Sans" w:cs="Open Sans" w:ascii="Tahoma" w:hAnsi="Tahoma"/>
            <w:b/>
            <w:bCs/>
            <w:color w:val="365F91" w:themeColor="accent1" w:themeShade="bf"/>
            <w:sz w:val="22"/>
            <w:szCs w:val="22"/>
            <w:highlight w:val="yellow"/>
          </w:rPr>
          <w:t>[CASO TAMBÉM INTEGRE GRUPO EXCEPCIONAL:]</w:t>
        </w:r>
      </w:ins>
      <w:ins w:id="444" w:author="Claude (revisão)" w:date="2026-10-01T20:00:00Z">
        <w:r>
          <w:rPr>
            <w:rFonts w:eastAsia="Open Sans" w:cs="Open Sans" w:ascii="Tahoma" w:hAnsi="Tahoma"/>
            <w:color w:val="365F91" w:themeColor="accent1" w:themeShade="bf"/>
            <w:sz w:val="22"/>
            <w:szCs w:val="22"/>
          </w:rPr>
          <w:t xml:space="preserve"> </w:t>
        </w:r>
      </w:ins>
    </w:p>
    <w:p>
      <w:pPr>
        <w:pStyle w:val="Normal"/>
        <w:spacing w:lineRule="auto" w:line="360" w:before="80" w:after="80"/>
        <w:ind w:right="569" w:firstLine="1134"/>
        <w:jc w:val="both"/>
        <w:rPr>
          <w:rFonts w:ascii="Tahoma" w:hAnsi="Tahoma"/>
          <w:sz w:val="22"/>
          <w:szCs w:val="22"/>
        </w:rPr>
      </w:pPr>
      <w:r>
        <w:rPr>
          <w:rFonts w:eastAsia="Open Sans" w:cs="Open Sans" w:ascii="Tahoma" w:hAnsi="Tahoma"/>
          <w:color w:val="365F91" w:themeColor="accent1" w:themeShade="bf"/>
          <w:sz w:val="22"/>
          <w:szCs w:val="22"/>
        </w:rPr>
        <w:t>Além disso,</w:t>
      </w:r>
      <w:del w:id="445" w:author="Claude (revisão)" w:date="2026-10-01T20:00:00Z">
        <w:r>
          <w:rPr>
            <w:rFonts w:eastAsia="Open Sans" w:cs="Open Sans" w:ascii="Tahoma" w:hAnsi="Tahoma"/>
            <w:color w:val="365F91" w:themeColor="accent1" w:themeShade="bf"/>
            <w:sz w:val="22"/>
            <w:szCs w:val="22"/>
          </w:rPr>
          <w:delText xml:space="preserve"> no caso concreto,</w:delText>
        </w:r>
      </w:del>
      <w:r>
        <w:rPr>
          <w:rFonts w:eastAsia="Open Sans" w:cs="Open Sans" w:ascii="Tahoma" w:hAnsi="Tahoma"/>
          <w:color w:val="365F91" w:themeColor="accent1" w:themeShade="bf"/>
          <w:sz w:val="22"/>
          <w:szCs w:val="22"/>
        </w:rPr>
        <w:t xml:space="preserve"> conforme documentos em anexo, a parte autora integra </w:t>
      </w:r>
      <w:ins w:id="446" w:author="Claude (revisão)" w:date="2026-10-01T20:00:00Z">
        <w:r>
          <w:rPr>
            <w:rFonts w:eastAsia="Open Sans" w:cs="Open Sans" w:ascii="Tahoma" w:hAnsi="Tahoma"/>
            <w:color w:val="365F91" w:themeColor="accent1" w:themeShade="bf"/>
            <w:sz w:val="22"/>
            <w:szCs w:val="22"/>
          </w:rPr>
          <w:t xml:space="preserve">o </w:t>
        </w:r>
      </w:ins>
      <w:r>
        <w:rPr>
          <w:rFonts w:eastAsia="Open Sans" w:cs="Open Sans" w:ascii="Tahoma" w:hAnsi="Tahoma"/>
          <w:color w:val="365F91" w:themeColor="accent1" w:themeShade="bf"/>
          <w:sz w:val="22"/>
          <w:szCs w:val="22"/>
        </w:rPr>
        <w:t xml:space="preserve">grupo excepcional </w:t>
      </w:r>
      <w:del w:id="447" w:author="Claude (revisão)" w:date="2026-10-01T20:00:00Z">
        <w:r>
          <w:rPr>
            <w:rFonts w:eastAsia="Open Sans" w:cs="Open Sans" w:ascii="Tahoma" w:hAnsi="Tahoma"/>
            <w:color w:val="365F91" w:themeColor="accent1" w:themeShade="bf"/>
            <w:sz w:val="22"/>
            <w:szCs w:val="22"/>
          </w:rPr>
          <w:delText>________,</w:delText>
        </w:r>
      </w:del>
      <w:ins w:id="448" w:author="Claude (revisão)" w:date="2026-10-01T20:00:00Z">
        <w:r>
          <w:rPr>
            <w:rFonts w:eastAsia="Open Sans" w:cs="Open Sans" w:ascii="Tahoma" w:hAnsi="Tahoma"/>
            <w:color w:val="365F91" w:themeColor="accent1" w:themeShade="bf"/>
            <w:sz w:val="22"/>
            <w:szCs w:val="22"/>
          </w:rPr>
          <w:t>______,</w:t>
        </w:r>
      </w:ins>
      <w:r>
        <w:rPr>
          <w:rFonts w:eastAsia="Open Sans" w:cs="Open Sans" w:ascii="Tahoma" w:hAnsi="Tahoma"/>
          <w:color w:val="365F91" w:themeColor="accent1" w:themeShade="bf"/>
          <w:sz w:val="22"/>
          <w:szCs w:val="22"/>
        </w:rPr>
        <w:t xml:space="preserve"> o que afasta o limite de 16%, conforme previsto no art. </w:t>
      </w:r>
      <w:del w:id="449" w:author="Claude (revisão)" w:date="2026-10-01T20:00:00Z">
        <w:r>
          <w:rPr>
            <w:rFonts w:eastAsia="Open Sans" w:cs="Open Sans" w:ascii="Tahoma" w:hAnsi="Tahoma"/>
            <w:color w:val="365F91" w:themeColor="accent1" w:themeShade="bf"/>
            <w:sz w:val="22"/>
            <w:szCs w:val="22"/>
          </w:rPr>
          <w:delText>6°,</w:delText>
        </w:r>
      </w:del>
      <w:ins w:id="450" w:author="Claude (revisão)" w:date="2026-10-01T20:00:00Z">
        <w:r>
          <w:rPr>
            <w:rFonts w:eastAsia="Open Sans" w:cs="Open Sans" w:ascii="Tahoma" w:hAnsi="Tahoma"/>
            <w:color w:val="365F91" w:themeColor="accent1" w:themeShade="bf"/>
            <w:sz w:val="22"/>
            <w:szCs w:val="22"/>
          </w:rPr>
          <w:t>6º,</w:t>
        </w:r>
      </w:ins>
      <w:r>
        <w:rPr>
          <w:rFonts w:eastAsia="Open Sans" w:cs="Open Sans" w:ascii="Tahoma" w:hAnsi="Tahoma"/>
          <w:color w:val="365F91" w:themeColor="accent1" w:themeShade="bf"/>
          <w:sz w:val="22"/>
          <w:szCs w:val="22"/>
        </w:rPr>
        <w:t xml:space="preserve"> § 3º, inciso </w:t>
      </w:r>
      <w:del w:id="451" w:author="Claude (revisão)" w:date="2026-10-01T20:00:00Z">
        <w:r>
          <w:rPr>
            <w:rFonts w:eastAsia="Open Sans" w:cs="Open Sans" w:ascii="Tahoma" w:hAnsi="Tahoma"/>
            <w:color w:val="365F91" w:themeColor="accent1" w:themeShade="bf"/>
            <w:sz w:val="22"/>
            <w:szCs w:val="22"/>
          </w:rPr>
          <w:delText>_____,</w:delText>
        </w:r>
      </w:del>
      <w:ins w:id="452" w:author="Claude (revisão)" w:date="2026-10-01T20:00:00Z">
        <w:r>
          <w:rPr>
            <w:rFonts w:eastAsia="Open Sans" w:cs="Open Sans" w:ascii="Tahoma" w:hAnsi="Tahoma"/>
            <w:color w:val="365F91" w:themeColor="accent1" w:themeShade="bf"/>
            <w:sz w:val="22"/>
            <w:szCs w:val="22"/>
          </w:rPr>
          <w:t>___,</w:t>
        </w:r>
      </w:ins>
      <w:r>
        <w:rPr>
          <w:rFonts w:eastAsia="Open Sans" w:cs="Open Sans" w:ascii="Tahoma" w:hAnsi="Tahoma"/>
          <w:color w:val="365F91" w:themeColor="accent1" w:themeShade="bf"/>
          <w:sz w:val="22"/>
          <w:szCs w:val="22"/>
        </w:rPr>
        <w:t xml:space="preserve"> da Portaria MDS </w:t>
      </w:r>
      <w:del w:id="453" w:author="Claude (revisão)" w:date="2026-10-01T20:00:00Z">
        <w:r>
          <w:rPr>
            <w:rFonts w:eastAsia="Open Sans" w:cs="Open Sans" w:ascii="Tahoma" w:hAnsi="Tahoma"/>
            <w:color w:val="365F91" w:themeColor="accent1" w:themeShade="bf"/>
            <w:sz w:val="22"/>
            <w:szCs w:val="22"/>
          </w:rPr>
          <w:delText>n°</w:delText>
        </w:r>
      </w:del>
      <w:ins w:id="454" w:author="Claude (revisão)" w:date="2026-10-01T20:00:00Z">
        <w:r>
          <w:rPr>
            <w:rFonts w:eastAsia="Open Sans" w:cs="Open Sans" w:ascii="Tahoma" w:hAnsi="Tahoma"/>
            <w:color w:val="365F91" w:themeColor="accent1" w:themeShade="bf"/>
            <w:sz w:val="22"/>
            <w:szCs w:val="22"/>
          </w:rPr>
          <w:t>nº</w:t>
        </w:r>
      </w:ins>
      <w:r>
        <w:rPr>
          <w:rFonts w:eastAsia="Open Sans" w:cs="Open Sans" w:ascii="Tahoma" w:hAnsi="Tahoma"/>
          <w:color w:val="365F91" w:themeColor="accent1" w:themeShade="bf"/>
          <w:sz w:val="22"/>
          <w:szCs w:val="22"/>
        </w:rPr>
        <w:t xml:space="preserve"> 897/2023. Entretanto, </w:t>
      </w:r>
      <w:del w:id="455" w:author="Claude (revisão)" w:date="2026-10-01T20:00:00Z">
        <w:r>
          <w:rPr>
            <w:rFonts w:eastAsia="Open Sans" w:cs="Open Sans" w:ascii="Tahoma" w:hAnsi="Tahoma"/>
            <w:color w:val="365F91" w:themeColor="accent1" w:themeShade="bf"/>
            <w:sz w:val="22"/>
            <w:szCs w:val="22"/>
          </w:rPr>
          <w:delText>Entretanto, apesar</w:delText>
        </w:r>
      </w:del>
      <w:r>
        <w:rPr>
          <w:rFonts w:eastAsia="Open Sans" w:cs="Open Sans" w:ascii="Tahoma" w:hAnsi="Tahoma"/>
          <w:color w:val="365F91" w:themeColor="accent1" w:themeShade="bf"/>
          <w:sz w:val="22"/>
          <w:szCs w:val="22"/>
        </w:rPr>
        <w:t>a</w:t>
      </w:r>
      <w:ins w:id="456" w:author="Claude (revisão)" w:date="2026-10-01T20:00:00Z">
        <w:r>
          <w:rPr>
            <w:rFonts w:eastAsia="Open Sans" w:cs="Open Sans" w:ascii="Tahoma" w:hAnsi="Tahoma"/>
            <w:color w:val="365F91" w:themeColor="accent1" w:themeShade="bf"/>
            <w:sz w:val="22"/>
            <w:szCs w:val="22"/>
          </w:rPr>
          <w:t>pesar</w:t>
        </w:r>
      </w:ins>
      <w:r>
        <w:rPr>
          <w:rFonts w:eastAsia="Open Sans" w:cs="Open Sans" w:ascii="Tahoma" w:hAnsi="Tahoma"/>
          <w:color w:val="365F91" w:themeColor="accent1" w:themeShade="bf"/>
          <w:sz w:val="22"/>
          <w:szCs w:val="22"/>
        </w:rPr>
        <w:t xml:space="preserve"> da expedição do </w:t>
      </w:r>
      <w:del w:id="457" w:author="Claude (revisão)" w:date="2026-10-01T20:00:00Z">
        <w:r>
          <w:rPr>
            <w:rFonts w:eastAsia="Open Sans" w:cs="Open Sans" w:ascii="Tahoma" w:hAnsi="Tahoma"/>
            <w:color w:val="365F91" w:themeColor="accent1" w:themeShade="bf"/>
            <w:sz w:val="22"/>
            <w:szCs w:val="22"/>
          </w:rPr>
          <w:delText>OFÍCIO</w:delText>
        </w:r>
      </w:del>
      <w:ins w:id="458" w:author="Claude (revisão)" w:date="2026-10-01T20:00:00Z">
        <w:r>
          <w:rPr>
            <w:rFonts w:eastAsia="Open Sans" w:cs="Open Sans" w:ascii="Tahoma" w:hAnsi="Tahoma"/>
            <w:color w:val="365F91" w:themeColor="accent1" w:themeShade="bf"/>
            <w:sz w:val="22"/>
            <w:szCs w:val="22"/>
          </w:rPr>
          <w:t>Ofício</w:t>
        </w:r>
      </w:ins>
      <w:r>
        <w:rPr>
          <w:rFonts w:eastAsia="Open Sans" w:cs="Open Sans" w:ascii="Tahoma" w:hAnsi="Tahoma"/>
          <w:color w:val="365F91" w:themeColor="accent1" w:themeShade="bf"/>
          <w:sz w:val="22"/>
          <w:szCs w:val="22"/>
        </w:rPr>
        <w:t xml:space="preserve"> </w:t>
      </w:r>
      <w:del w:id="459" w:author="Claude (revisão)" w:date="2026-10-01T20:00:00Z">
        <w:r>
          <w:rPr>
            <w:rFonts w:eastAsia="Open Sans" w:cs="Open Sans" w:ascii="Tahoma" w:hAnsi="Tahoma"/>
            <w:color w:val="365F91" w:themeColor="accent1" w:themeShade="bf"/>
            <w:sz w:val="22"/>
            <w:szCs w:val="22"/>
          </w:rPr>
          <w:delText>_______</w:delText>
        </w:r>
      </w:del>
      <w:ins w:id="460" w:author="Claude (revisão)" w:date="2026-10-01T20:00:00Z">
        <w:r>
          <w:rPr>
            <w:rFonts w:eastAsia="Open Sans" w:cs="Open Sans" w:ascii="Tahoma" w:hAnsi="Tahoma"/>
            <w:color w:val="365F91" w:themeColor="accent1" w:themeShade="bf"/>
            <w:sz w:val="22"/>
            <w:szCs w:val="22"/>
          </w:rPr>
          <w:t>nº ______</w:t>
        </w:r>
      </w:ins>
      <w:r>
        <w:rPr>
          <w:rFonts w:eastAsia="Open Sans" w:cs="Open Sans" w:ascii="Tahoma" w:hAnsi="Tahoma"/>
          <w:color w:val="365F91" w:themeColor="accent1" w:themeShade="bf"/>
          <w:sz w:val="22"/>
          <w:szCs w:val="22"/>
        </w:rPr>
        <w:t xml:space="preserve"> pela Defensoria Pública da União, </w:t>
      </w:r>
      <w:del w:id="461" w:author="Claude (revisão)" w:date="2026-10-01T20:00:00Z">
        <w:r>
          <w:rPr>
            <w:rFonts w:eastAsia="Open Sans" w:cs="Open Sans" w:ascii="Tahoma" w:hAnsi="Tahoma"/>
            <w:color w:val="365F91" w:themeColor="accent1" w:themeShade="bf"/>
            <w:sz w:val="22"/>
            <w:szCs w:val="22"/>
          </w:rPr>
          <w:delText>esta</w:delText>
        </w:r>
      </w:del>
      <w:ins w:id="462" w:author="Claude (revisão)" w:date="2026-10-01T20:00:00Z">
        <w:r>
          <w:rPr>
            <w:rFonts w:eastAsia="Open Sans" w:cs="Open Sans" w:ascii="Tahoma" w:hAnsi="Tahoma"/>
            <w:color w:val="365F91" w:themeColor="accent1" w:themeShade="bf"/>
            <w:sz w:val="22"/>
            <w:szCs w:val="22"/>
          </w:rPr>
          <w:t>essa</w:t>
        </w:r>
      </w:ins>
      <w:r>
        <w:rPr>
          <w:rFonts w:eastAsia="Open Sans" w:cs="Open Sans" w:ascii="Tahoma" w:hAnsi="Tahoma"/>
          <w:color w:val="365F91" w:themeColor="accent1" w:themeShade="bf"/>
          <w:sz w:val="22"/>
          <w:szCs w:val="22"/>
        </w:rPr>
        <w:t xml:space="preserve"> informação não consta do </w:t>
      </w:r>
      <w:del w:id="463" w:author="Claude (revisão)" w:date="2026-10-01T20:00:00Z">
        <w:r>
          <w:rPr>
            <w:rFonts w:eastAsia="Open Sans" w:cs="Open Sans" w:ascii="Tahoma" w:hAnsi="Tahoma"/>
            <w:color w:val="365F91" w:themeColor="accent1" w:themeShade="bf"/>
            <w:sz w:val="22"/>
            <w:szCs w:val="22"/>
          </w:rPr>
          <w:delText>CadÚnico.</w:delText>
        </w:r>
      </w:del>
      <w:ins w:id="464" w:author="Claude (revisão)" w:date="2026-10-01T20:00:00Z">
        <w:r>
          <w:rPr>
            <w:rFonts w:eastAsia="Open Sans" w:cs="Open Sans" w:ascii="Tahoma" w:hAnsi="Tahoma"/>
            <w:color w:val="365F91" w:themeColor="accent1" w:themeShade="bf"/>
            <w:sz w:val="22"/>
            <w:szCs w:val="22"/>
          </w:rPr>
          <w:t>CadÚnico,</w:t>
        </w:r>
      </w:ins>
      <w:r>
        <w:rPr>
          <w:rFonts w:eastAsia="Open Sans" w:cs="Open Sans" w:ascii="Tahoma" w:hAnsi="Tahoma"/>
          <w:color w:val="365F91" w:themeColor="accent1" w:themeShade="bf"/>
          <w:sz w:val="22"/>
          <w:szCs w:val="22"/>
        </w:rPr>
        <w:t xml:space="preserve"> </w:t>
      </w:r>
      <w:del w:id="465" w:author="Claude (revisão)" w:date="2026-10-01T20:00:00Z">
        <w:r>
          <w:rPr>
            <w:rFonts w:eastAsia="Open Sans" w:cs="Open Sans" w:ascii="Tahoma" w:hAnsi="Tahoma"/>
            <w:color w:val="365F91" w:themeColor="accent1" w:themeShade="bf"/>
            <w:sz w:val="22"/>
            <w:szCs w:val="22"/>
          </w:rPr>
          <w:delText>A</w:delText>
        </w:r>
      </w:del>
      <w:ins w:id="466" w:author="Claude (revisão)" w:date="2026-10-01T20:00:00Z">
        <w:r>
          <w:rPr>
            <w:rFonts w:eastAsia="Open Sans" w:cs="Open Sans" w:ascii="Tahoma" w:hAnsi="Tahoma"/>
            <w:color w:val="365F91" w:themeColor="accent1" w:themeShade="bf"/>
            <w:sz w:val="22"/>
            <w:szCs w:val="22"/>
          </w:rPr>
          <w:t>e a</w:t>
        </w:r>
      </w:ins>
      <w:r>
        <w:rPr>
          <w:rFonts w:eastAsia="Open Sans" w:cs="Open Sans" w:ascii="Tahoma" w:hAnsi="Tahoma"/>
          <w:color w:val="365F91" w:themeColor="accent1" w:themeShade="bf"/>
          <w:sz w:val="22"/>
          <w:szCs w:val="22"/>
        </w:rPr>
        <w:t xml:space="preserve"> omissão </w:t>
      </w:r>
      <w:del w:id="467" w:author="Claude (revisão)" w:date="2026-10-01T20:00:00Z">
        <w:r>
          <w:rPr>
            <w:rFonts w:eastAsia="Open Sans" w:cs="Open Sans" w:ascii="Tahoma" w:hAnsi="Tahoma"/>
            <w:color w:val="365F91" w:themeColor="accent1" w:themeShade="bf"/>
            <w:sz w:val="22"/>
            <w:szCs w:val="22"/>
          </w:rPr>
          <w:delText xml:space="preserve">do Município de incluir a condição de [grupo excepcional] </w:delText>
        </w:r>
      </w:del>
      <w:r>
        <w:rPr>
          <w:rFonts w:eastAsia="Open Sans" w:cs="Open Sans" w:ascii="Tahoma" w:hAnsi="Tahoma"/>
          <w:color w:val="365F91" w:themeColor="accent1" w:themeShade="bf"/>
          <w:sz w:val="22"/>
          <w:szCs w:val="22"/>
        </w:rPr>
        <w:t xml:space="preserve">no </w:t>
      </w:r>
      <w:del w:id="468" w:author="Claude (revisão)" w:date="2026-10-01T20:00:00Z">
        <w:r>
          <w:rPr>
            <w:rFonts w:eastAsia="Open Sans" w:cs="Open Sans" w:ascii="Tahoma" w:hAnsi="Tahoma"/>
            <w:color w:val="365F91" w:themeColor="accent1" w:themeShade="bf"/>
            <w:sz w:val="22"/>
            <w:szCs w:val="22"/>
          </w:rPr>
          <w:delText>Cadastro</w:delText>
        </w:r>
      </w:del>
      <w:ins w:id="469" w:author="Claude (revisão)" w:date="2026-10-01T20:00:00Z">
        <w:r>
          <w:rPr>
            <w:rFonts w:eastAsia="Open Sans" w:cs="Open Sans" w:ascii="Tahoma" w:hAnsi="Tahoma"/>
            <w:color w:val="365F91" w:themeColor="accent1" w:themeShade="bf"/>
            <w:sz w:val="22"/>
            <w:szCs w:val="22"/>
          </w:rPr>
          <w:t>registro</w:t>
        </w:r>
      </w:ins>
      <w:r>
        <w:rPr>
          <w:rFonts w:eastAsia="Open Sans" w:cs="Open Sans" w:ascii="Tahoma" w:hAnsi="Tahoma"/>
          <w:color w:val="365F91" w:themeColor="accent1" w:themeShade="bf"/>
          <w:sz w:val="22"/>
          <w:szCs w:val="22"/>
        </w:rPr>
        <w:t xml:space="preserve"> </w:t>
      </w:r>
      <w:del w:id="470" w:author="Claude (revisão)" w:date="2026-10-01T20:00:00Z">
        <w:r>
          <w:rPr>
            <w:rFonts w:eastAsia="Open Sans" w:cs="Open Sans" w:ascii="Tahoma" w:hAnsi="Tahoma"/>
            <w:color w:val="365F91" w:themeColor="accent1" w:themeShade="bf"/>
            <w:sz w:val="22"/>
            <w:szCs w:val="22"/>
          </w:rPr>
          <w:delText>Único é, atualmente, o único</w:delText>
        </w:r>
      </w:del>
      <w:ins w:id="471" w:author="Claude (revisão)" w:date="2026-10-01T20:00:00Z">
        <w:r>
          <w:rPr>
            <w:rFonts w:eastAsia="Open Sans" w:cs="Open Sans" w:ascii="Tahoma" w:hAnsi="Tahoma"/>
            <w:color w:val="365F91" w:themeColor="accent1" w:themeShade="bf"/>
            <w:sz w:val="22"/>
            <w:szCs w:val="22"/>
          </w:rPr>
          <w:t>é</w:t>
        </w:r>
      </w:ins>
      <w:r>
        <w:rPr>
          <w:rFonts w:eastAsia="Open Sans" w:cs="Open Sans" w:ascii="Tahoma" w:hAnsi="Tahoma"/>
          <w:color w:val="365F91" w:themeColor="accent1" w:themeShade="bf"/>
          <w:sz w:val="22"/>
          <w:szCs w:val="22"/>
        </w:rPr>
        <w:t xml:space="preserve"> óbice </w:t>
      </w:r>
      <w:del w:id="472" w:author="Claude (revisão)" w:date="2026-10-01T20:00:00Z">
        <w:r>
          <w:rPr>
            <w:rFonts w:eastAsia="Open Sans" w:cs="Open Sans" w:ascii="Tahoma" w:hAnsi="Tahoma"/>
            <w:color w:val="365F91" w:themeColor="accent1" w:themeShade="bf"/>
            <w:sz w:val="22"/>
            <w:szCs w:val="22"/>
          </w:rPr>
          <w:delText>à</w:delText>
        </w:r>
      </w:del>
      <w:ins w:id="473" w:author="Claude (revisão)" w:date="2026-10-01T20:00:00Z">
        <w:r>
          <w:rPr>
            <w:rFonts w:eastAsia="Open Sans" w:cs="Open Sans" w:ascii="Tahoma" w:hAnsi="Tahoma"/>
            <w:color w:val="365F91" w:themeColor="accent1" w:themeShade="bf"/>
            <w:sz w:val="22"/>
            <w:szCs w:val="22"/>
          </w:rPr>
          <w:t>indevido</w:t>
        </w:r>
      </w:ins>
      <w:r>
        <w:rPr>
          <w:rFonts w:eastAsia="Open Sans" w:cs="Open Sans" w:ascii="Tahoma" w:hAnsi="Tahoma"/>
          <w:color w:val="365F91" w:themeColor="accent1" w:themeShade="bf"/>
          <w:sz w:val="22"/>
          <w:szCs w:val="22"/>
        </w:rPr>
        <w:t xml:space="preserve"> </w:t>
      </w:r>
      <w:del w:id="474" w:author="Claude (revisão)" w:date="2026-10-01T20:00:00Z">
        <w:r>
          <w:rPr>
            <w:rFonts w:eastAsia="Open Sans" w:cs="Open Sans" w:ascii="Tahoma" w:hAnsi="Tahoma"/>
            <w:color w:val="365F91" w:themeColor="accent1" w:themeShade="bf"/>
            <w:sz w:val="22"/>
            <w:szCs w:val="22"/>
          </w:rPr>
          <w:delText>inclusão</w:delText>
        </w:r>
      </w:del>
      <w:ins w:id="475" w:author="Claude (revisão)" w:date="2026-10-01T20:00:00Z">
        <w:r>
          <w:rPr>
            <w:rFonts w:eastAsia="Open Sans" w:cs="Open Sans" w:ascii="Tahoma" w:hAnsi="Tahoma"/>
            <w:color w:val="365F91" w:themeColor="accent1" w:themeShade="bf"/>
            <w:sz w:val="22"/>
            <w:szCs w:val="22"/>
          </w:rPr>
          <w:t>ao ingresso</w:t>
        </w:r>
      </w:ins>
      <w:r>
        <w:rPr>
          <w:rFonts w:eastAsia="Open Sans" w:cs="Open Sans" w:ascii="Tahoma" w:hAnsi="Tahoma"/>
          <w:color w:val="365F91" w:themeColor="accent1" w:themeShade="bf"/>
          <w:sz w:val="22"/>
          <w:szCs w:val="22"/>
        </w:rPr>
        <w:t xml:space="preserve"> da parte autora no </w:t>
      </w:r>
      <w:del w:id="476" w:author="Claude (revisão)" w:date="2026-10-01T20:00:00Z">
        <w:r>
          <w:rPr>
            <w:rFonts w:eastAsia="Open Sans" w:cs="Open Sans" w:ascii="Tahoma" w:hAnsi="Tahoma"/>
            <w:color w:val="365F91" w:themeColor="accent1" w:themeShade="bf"/>
            <w:sz w:val="22"/>
            <w:szCs w:val="22"/>
          </w:rPr>
          <w:delText>Programa Bolsa Família.</w:delText>
        </w:r>
      </w:del>
      <w:ins w:id="477" w:author="Claude (revisão)" w:date="2026-10-01T20:00:00Z">
        <w:r>
          <w:rPr>
            <w:rFonts w:eastAsia="Open Sans" w:cs="Open Sans" w:ascii="Tahoma" w:hAnsi="Tahoma"/>
            <w:color w:val="365F91" w:themeColor="accent1" w:themeShade="bf"/>
            <w:sz w:val="22"/>
            <w:szCs w:val="22"/>
          </w:rPr>
          <w:t>Programa.</w:t>
        </w:r>
      </w:ins>
      <w:r>
        <w:rPr>
          <w:rFonts w:eastAsia="Open Sans" w:cs="Open Sans" w:ascii="Tahoma" w:hAnsi="Tahoma"/>
          <w:color w:val="365F91" w:themeColor="accent1" w:themeShade="bf"/>
          <w:sz w:val="22"/>
          <w:szCs w:val="22"/>
        </w:rPr>
        <w:t xml:space="preserve"> </w:t>
      </w:r>
    </w:p>
    <w:p>
      <w:pPr>
        <w:pStyle w:val="Normal"/>
        <w:spacing w:lineRule="auto" w:line="360" w:before="80" w:after="80"/>
        <w:ind w:right="569" w:firstLine="1134"/>
        <w:jc w:val="both"/>
        <w:rPr>
          <w:rFonts w:ascii="Tahoma" w:hAnsi="Tahoma"/>
          <w:sz w:val="22"/>
          <w:szCs w:val="22"/>
        </w:rPr>
      </w:pPr>
      <w:r>
        <w:rPr>
          <w:rFonts w:eastAsia="Open Sans" w:cs="Open Sans" w:ascii="Tahoma" w:hAnsi="Tahoma"/>
          <w:color w:val="365F91" w:themeColor="accent1" w:themeShade="bf"/>
          <w:sz w:val="22"/>
          <w:szCs w:val="22"/>
        </w:rPr>
        <w:t xml:space="preserve">Por essa razão, requer-se o reconhecimento judicial da condição de </w:t>
      </w:r>
      <w:del w:id="478" w:author="Claude (revisão)" w:date="2026-10-01T20:00:00Z">
        <w:r>
          <w:rPr>
            <w:rFonts w:eastAsia="Open Sans" w:cs="Open Sans" w:ascii="Tahoma" w:hAnsi="Tahoma"/>
            <w:color w:val="365F91" w:themeColor="accent1" w:themeShade="bf"/>
            <w:sz w:val="22"/>
            <w:szCs w:val="22"/>
          </w:rPr>
          <w:delText>_______</w:delText>
        </w:r>
      </w:del>
      <w:ins w:id="479" w:author="Claude (revisão)" w:date="2026-10-01T20:00:00Z">
        <w:r>
          <w:rPr>
            <w:rFonts w:eastAsia="Open Sans" w:cs="Open Sans" w:ascii="Tahoma" w:hAnsi="Tahoma"/>
            <w:color w:val="365F91" w:themeColor="accent1" w:themeShade="bf"/>
            <w:sz w:val="22"/>
            <w:szCs w:val="22"/>
          </w:rPr>
          <w:t>______</w:t>
        </w:r>
      </w:ins>
      <w:r>
        <w:rPr>
          <w:rFonts w:eastAsia="Open Sans" w:cs="Open Sans" w:ascii="Tahoma" w:hAnsi="Tahoma"/>
          <w:color w:val="365F91" w:themeColor="accent1" w:themeShade="bf"/>
          <w:sz w:val="22"/>
          <w:szCs w:val="22"/>
        </w:rPr>
        <w:t xml:space="preserve"> e a concessão do </w:t>
      </w:r>
      <w:del w:id="480" w:author="Claude (revisão)" w:date="2026-10-01T20:00:00Z">
        <w:r>
          <w:rPr>
            <w:rFonts w:eastAsia="Open Sans" w:cs="Open Sans" w:ascii="Tahoma" w:hAnsi="Tahoma"/>
            <w:color w:val="365F91" w:themeColor="accent1" w:themeShade="bf"/>
            <w:sz w:val="22"/>
            <w:szCs w:val="22"/>
          </w:rPr>
          <w:delText>benefício do Programa Bolsa Família,</w:delText>
        </w:r>
      </w:del>
      <w:ins w:id="481" w:author="Claude (revisão)" w:date="2026-10-01T20:00:00Z">
        <w:r>
          <w:rPr>
            <w:rFonts w:eastAsia="Open Sans" w:cs="Open Sans" w:ascii="Tahoma" w:hAnsi="Tahoma"/>
            <w:color w:val="365F91" w:themeColor="accent1" w:themeShade="bf"/>
            <w:sz w:val="22"/>
            <w:szCs w:val="22"/>
          </w:rPr>
          <w:t>benefício,</w:t>
        </w:r>
      </w:ins>
      <w:r>
        <w:rPr>
          <w:rFonts w:eastAsia="Open Sans" w:cs="Open Sans" w:ascii="Tahoma" w:hAnsi="Tahoma"/>
          <w:color w:val="365F91" w:themeColor="accent1" w:themeShade="bf"/>
          <w:sz w:val="22"/>
          <w:szCs w:val="22"/>
        </w:rPr>
        <w:t xml:space="preserve"> com o pagamento das parcelas vencidas e vincendas.</w:t>
      </w:r>
      <w:del w:id="482" w:author="Claude (revisão)" w:date="2026-10-01T20:00:00Z">
        <w:r>
          <w:rPr>
            <w:rFonts w:eastAsia="Open Sans" w:cs="Open Sans" w:ascii="Tahoma" w:hAnsi="Tahoma"/>
            <w:color w:val="365F91" w:themeColor="accent1" w:themeShade="bf"/>
            <w:sz w:val="22"/>
            <w:szCs w:val="22"/>
          </w:rPr>
          <w:delText xml:space="preserve"> ] </w:delText>
        </w:r>
      </w:del>
    </w:p>
    <w:p>
      <w:pPr>
        <w:pStyle w:val="Normal"/>
        <w:spacing w:lineRule="auto" w:line="360" w:before="80" w:after="80"/>
        <w:ind w:right="569" w:hanging="0"/>
        <w:jc w:val="both"/>
        <w:rPr>
          <w:rFonts w:eastAsia="Open Sans"/>
          <w:del w:id="486" w:author="Claude (revisão)" w:date="2026-10-01T20:00:00Z"/>
        </w:rPr>
      </w:pPr>
      <w:del w:id="483" w:author="Claude (revisão)" w:date="2026-10-01T20:00:00Z">
        <w:r>
          <w:rPr>
            <w:rFonts w:eastAsia="Open Sans"/>
          </w:rPr>
          <w:delText xml:space="preserve">Ante o exposto, nos termos do precedente vinculante da Turma Nacional de Uniformização dos Juizados Especiais Federais (TNU) deve ser julgado </w:delText>
        </w:r>
      </w:del>
      <w:del w:id="484" w:author="Claude (revisão)" w:date="2026-10-01T20:00:00Z">
        <w:r>
          <w:rPr>
            <w:rFonts w:eastAsia="Open Sans"/>
            <w:b/>
            <w:bCs/>
          </w:rPr>
          <w:delText>procedente</w:delText>
        </w:r>
      </w:del>
      <w:del w:id="485" w:author="Claude (revisão)" w:date="2026-10-01T20:00:00Z">
        <w:r>
          <w:rPr>
            <w:rFonts w:eastAsia="Open Sans"/>
          </w:rPr>
          <w:delText xml:space="preserve"> o pedido de (re)inclusão da parte autora no Programa Bolsa Família, desde a data da inclusão/atualização cadastral ou exclusão do PBF, ocorrida em ____.</w:delText>
        </w:r>
      </w:del>
    </w:p>
    <w:p>
      <w:pPr>
        <w:pStyle w:val="Normal"/>
        <w:spacing w:lineRule="auto" w:line="360" w:before="80" w:after="80"/>
        <w:ind w:right="569" w:hanging="0"/>
        <w:jc w:val="both"/>
        <w:rPr>
          <w:rFonts w:ascii="Tahoma" w:hAnsi="Tahoma" w:cs="Open Sans"/>
          <w:color w:val="365F91" w:themeColor="accent1" w:themeShade="bf"/>
          <w:sz w:val="22"/>
          <w:szCs w:val="22"/>
        </w:rPr>
      </w:pPr>
      <w:r>
        <w:rPr>
          <w:rFonts w:cs="Open Sans" w:ascii="Tahoma" w:hAnsi="Tahoma"/>
          <w:color w:val="365F91" w:themeColor="accent1" w:themeShade="bf"/>
          <w:sz w:val="22"/>
          <w:szCs w:val="22"/>
        </w:rPr>
      </w:r>
    </w:p>
    <w:p>
      <w:pPr>
        <w:pStyle w:val="Normal"/>
        <w:spacing w:lineRule="auto" w:line="360" w:before="80" w:after="80"/>
        <w:ind w:right="569" w:hanging="0"/>
        <w:jc w:val="both"/>
        <w:rPr>
          <w:rFonts w:ascii="Tahoma" w:hAnsi="Tahoma"/>
          <w:sz w:val="22"/>
          <w:szCs w:val="22"/>
        </w:rPr>
      </w:pPr>
      <w:del w:id="487" w:author="Claude (revisão)" w:date="2026-10-01T20:00:00Z">
        <w:r>
          <w:rPr>
            <w:rFonts w:eastAsia="Open Sans" w:cs="Open Sans" w:ascii="Tahoma" w:hAnsi="Tahoma"/>
            <w:b/>
            <w:bCs/>
            <w:i/>
            <w:iCs/>
            <w:color w:val="365F91" w:themeColor="accent1" w:themeShade="bf"/>
            <w:sz w:val="22"/>
            <w:szCs w:val="22"/>
          </w:rPr>
          <w:delText xml:space="preserve">IV.  </w:delText>
        </w:r>
      </w:del>
      <w:ins w:id="488" w:author="Claude (revisão)" w:date="2026-10-01T20:00:00Z">
        <w:r>
          <w:rPr>
            <w:rFonts w:eastAsia="Open Sans" w:cs="Open Sans" w:ascii="Tahoma" w:hAnsi="Tahoma"/>
            <w:b/>
            <w:bCs/>
            <w:i/>
            <w:iCs/>
            <w:color w:val="365F91" w:themeColor="accent1" w:themeShade="bf"/>
            <w:sz w:val="22"/>
            <w:szCs w:val="22"/>
          </w:rPr>
          <w:t xml:space="preserve">VI. </w:t>
        </w:r>
      </w:ins>
      <w:r>
        <w:rPr>
          <w:rFonts w:eastAsia="Open Sans" w:cs="Open Sans" w:ascii="Tahoma" w:hAnsi="Tahoma"/>
          <w:b/>
          <w:bCs/>
          <w:i/>
          <w:iCs/>
          <w:color w:val="365F91" w:themeColor="accent1" w:themeShade="bf"/>
          <w:sz w:val="22"/>
          <w:szCs w:val="22"/>
        </w:rPr>
        <w:t xml:space="preserve">DA INCONSTITUCIONALIDADE DO </w:t>
      </w:r>
      <w:del w:id="489" w:author="Claude (revisão)" w:date="2026-10-01T20:00:00Z">
        <w:r>
          <w:rPr>
            <w:rFonts w:eastAsia="Open Sans" w:cs="Open Sans" w:ascii="Tahoma" w:hAnsi="Tahoma"/>
            <w:b/>
            <w:bCs/>
            <w:i/>
            <w:iCs/>
            <w:color w:val="365F91" w:themeColor="accent1" w:themeShade="bf"/>
            <w:sz w:val="22"/>
            <w:szCs w:val="22"/>
          </w:rPr>
          <w:delText>ARTIGO</w:delText>
        </w:r>
      </w:del>
      <w:ins w:id="490" w:author="Claude (revisão)" w:date="2026-10-01T20:00:00Z">
        <w:r>
          <w:rPr>
            <w:rFonts w:eastAsia="Open Sans" w:cs="Open Sans" w:ascii="Tahoma" w:hAnsi="Tahoma"/>
            <w:b/>
            <w:bCs/>
            <w:i/>
            <w:iCs/>
            <w:color w:val="365F91" w:themeColor="accent1" w:themeShade="bf"/>
            <w:sz w:val="22"/>
            <w:szCs w:val="22"/>
          </w:rPr>
          <w:t>ART.</w:t>
        </w:r>
      </w:ins>
      <w:r>
        <w:rPr>
          <w:rFonts w:eastAsia="Open Sans" w:cs="Open Sans" w:ascii="Tahoma" w:hAnsi="Tahoma"/>
          <w:b/>
          <w:bCs/>
          <w:i/>
          <w:iCs/>
          <w:color w:val="365F91" w:themeColor="accent1" w:themeShade="bf"/>
          <w:sz w:val="22"/>
          <w:szCs w:val="22"/>
        </w:rPr>
        <w:t xml:space="preserve"> 12-A DA LEI </w:t>
      </w:r>
      <w:del w:id="491" w:author="Claude (revisão)" w:date="2026-10-01T20:00:00Z">
        <w:r>
          <w:rPr>
            <w:rFonts w:eastAsia="Open Sans" w:cs="Open Sans" w:ascii="Tahoma" w:hAnsi="Tahoma"/>
            <w:b/>
            <w:bCs/>
            <w:i/>
            <w:iCs/>
            <w:color w:val="365F91" w:themeColor="accent1" w:themeShade="bf"/>
            <w:sz w:val="22"/>
            <w:szCs w:val="22"/>
          </w:rPr>
          <w:delText>14.601/23.</w:delText>
        </w:r>
      </w:del>
      <w:ins w:id="492" w:author="Claude (revisão)" w:date="2026-10-01T20:00:00Z">
        <w:r>
          <w:rPr>
            <w:rFonts w:eastAsia="Open Sans" w:cs="Open Sans" w:ascii="Tahoma" w:hAnsi="Tahoma"/>
            <w:b/>
            <w:bCs/>
            <w:i/>
            <w:iCs/>
            <w:color w:val="365F91" w:themeColor="accent1" w:themeShade="bf"/>
            <w:sz w:val="22"/>
            <w:szCs w:val="22"/>
          </w:rPr>
          <w:t>Nº 14.601/2023 (ARGUMENTAÇÃO SUBSIDIÁRIA)</w:t>
        </w:r>
      </w:ins>
    </w:p>
    <w:p>
      <w:pPr>
        <w:pStyle w:val="Normal"/>
        <w:spacing w:lineRule="auto" w:line="360" w:before="80" w:after="80"/>
        <w:ind w:right="569" w:firstLine="1134"/>
        <w:jc w:val="both"/>
        <w:rPr>
          <w:rFonts w:ascii="Tahoma" w:hAnsi="Tahoma"/>
          <w:sz w:val="22"/>
          <w:szCs w:val="22"/>
        </w:rPr>
      </w:pPr>
      <w:r>
        <w:rPr>
          <w:rFonts w:eastAsia="Open Sans" w:cs="Open Sans" w:ascii="Tahoma" w:hAnsi="Tahoma"/>
          <w:color w:val="365F91" w:themeColor="accent1" w:themeShade="bf"/>
          <w:sz w:val="22"/>
          <w:szCs w:val="22"/>
        </w:rPr>
        <w:t>Por apego à argumentação,</w:t>
      </w:r>
      <w:ins w:id="493" w:author="Claude (revisão)" w:date="2026-10-01T20:00:00Z">
        <w:r>
          <w:rPr>
            <w:rFonts w:eastAsia="Open Sans" w:cs="Open Sans" w:ascii="Tahoma" w:hAnsi="Tahoma"/>
            <w:color w:val="365F91" w:themeColor="accent1" w:themeShade="bf"/>
            <w:sz w:val="22"/>
            <w:szCs w:val="22"/>
          </w:rPr>
          <w:t xml:space="preserve"> e para fins de prequestionamento,</w:t>
        </w:r>
      </w:ins>
      <w:r>
        <w:rPr>
          <w:rFonts w:eastAsia="Open Sans" w:cs="Open Sans" w:ascii="Tahoma" w:hAnsi="Tahoma"/>
          <w:color w:val="365F91" w:themeColor="accent1" w:themeShade="bf"/>
          <w:sz w:val="22"/>
          <w:szCs w:val="22"/>
        </w:rPr>
        <w:t xml:space="preserve"> </w:t>
      </w:r>
      <w:r>
        <w:rPr>
          <w:rFonts w:eastAsia="Open Sans" w:cs="Open Sans" w:ascii="Tahoma" w:hAnsi="Tahoma"/>
          <w:b/>
          <w:bCs/>
          <w:color w:val="365F91" w:themeColor="accent1" w:themeShade="bf"/>
          <w:sz w:val="22"/>
          <w:szCs w:val="22"/>
        </w:rPr>
        <w:t xml:space="preserve">soma-se à aplicação da tese </w:t>
      </w:r>
      <w:del w:id="494" w:author="Claude (revisão)" w:date="2026-10-01T20:00:00Z">
        <w:r>
          <w:rPr>
            <w:rFonts w:eastAsia="Open Sans" w:cs="Open Sans" w:ascii="Tahoma" w:hAnsi="Tahoma"/>
            <w:b/>
            <w:bCs/>
            <w:color w:val="365F91" w:themeColor="accent1" w:themeShade="bf"/>
            <w:sz w:val="22"/>
            <w:szCs w:val="22"/>
          </w:rPr>
          <w:delText>fixada pelo</w:delText>
        </w:r>
      </w:del>
      <w:ins w:id="495" w:author="Claude (revisão)" w:date="2026-10-01T20:00:00Z">
        <w:r>
          <w:rPr>
            <w:rFonts w:eastAsia="Open Sans" w:cs="Open Sans" w:ascii="Tahoma" w:hAnsi="Tahoma"/>
            <w:b/>
            <w:bCs/>
            <w:color w:val="365F91" w:themeColor="accent1" w:themeShade="bf"/>
            <w:sz w:val="22"/>
            <w:szCs w:val="22"/>
          </w:rPr>
          <w:t>do</w:t>
        </w:r>
      </w:ins>
      <w:r>
        <w:rPr>
          <w:rFonts w:eastAsia="Open Sans" w:cs="Open Sans" w:ascii="Tahoma" w:hAnsi="Tahoma"/>
          <w:b/>
          <w:bCs/>
          <w:color w:val="365F91" w:themeColor="accent1" w:themeShade="bf"/>
          <w:sz w:val="22"/>
          <w:szCs w:val="22"/>
        </w:rPr>
        <w:t xml:space="preserve"> Tema 379 da TNU </w:t>
      </w:r>
      <w:del w:id="496" w:author="Claude (revisão)" w:date="2026-10-01T20:00:00Z">
        <w:r>
          <w:rPr>
            <w:rFonts w:eastAsia="Open Sans" w:cs="Open Sans" w:ascii="Tahoma" w:hAnsi="Tahoma"/>
            <w:b/>
            <w:bCs/>
            <w:color w:val="365F91" w:themeColor="accent1" w:themeShade="bf"/>
            <w:sz w:val="22"/>
            <w:szCs w:val="22"/>
          </w:rPr>
          <w:delText xml:space="preserve">no caso concreto </w:delText>
        </w:r>
      </w:del>
      <w:r>
        <w:rPr>
          <w:rFonts w:eastAsia="Open Sans" w:cs="Open Sans" w:ascii="Tahoma" w:hAnsi="Tahoma"/>
          <w:b/>
          <w:bCs/>
          <w:color w:val="365F91" w:themeColor="accent1" w:themeShade="bf"/>
          <w:sz w:val="22"/>
          <w:szCs w:val="22"/>
        </w:rPr>
        <w:t>a</w:t>
      </w:r>
      <w:del w:id="497" w:author="Claude (revisão)" w:date="2026-10-01T20:00:00Z">
        <w:r>
          <w:rPr>
            <w:rFonts w:eastAsia="Open Sans" w:cs="Open Sans" w:ascii="Tahoma" w:hAnsi="Tahoma"/>
            <w:b/>
            <w:bCs/>
            <w:color w:val="365F91" w:themeColor="accent1" w:themeShade="bf"/>
            <w:sz w:val="22"/>
            <w:szCs w:val="22"/>
          </w:rPr>
          <w:delText xml:space="preserve"> patente</w:delText>
        </w:r>
      </w:del>
      <w:r>
        <w:rPr>
          <w:rFonts w:eastAsia="Open Sans" w:cs="Open Sans" w:ascii="Tahoma" w:hAnsi="Tahoma"/>
          <w:b/>
          <w:bCs/>
          <w:color w:val="365F91" w:themeColor="accent1" w:themeShade="bf"/>
          <w:sz w:val="22"/>
          <w:szCs w:val="22"/>
        </w:rPr>
        <w:t xml:space="preserve"> incompatibilidade do </w:t>
      </w:r>
      <w:del w:id="498" w:author="Claude (revisão)" w:date="2026-10-01T20:00:00Z">
        <w:r>
          <w:rPr>
            <w:rFonts w:eastAsia="Open Sans" w:cs="Open Sans" w:ascii="Tahoma" w:hAnsi="Tahoma"/>
            <w:b/>
            <w:bCs/>
            <w:color w:val="365F91" w:themeColor="accent1" w:themeShade="bf"/>
            <w:sz w:val="22"/>
            <w:szCs w:val="22"/>
          </w:rPr>
          <w:delText>artigo</w:delText>
        </w:r>
      </w:del>
      <w:ins w:id="499" w:author="Claude (revisão)" w:date="2026-10-01T20:00:00Z">
        <w:r>
          <w:rPr>
            <w:rFonts w:eastAsia="Open Sans" w:cs="Open Sans" w:ascii="Tahoma" w:hAnsi="Tahoma"/>
            <w:b/>
            <w:bCs/>
            <w:color w:val="365F91" w:themeColor="accent1" w:themeShade="bf"/>
            <w:sz w:val="22"/>
            <w:szCs w:val="22"/>
          </w:rPr>
          <w:t>art.</w:t>
        </w:r>
      </w:ins>
      <w:r>
        <w:rPr>
          <w:rFonts w:eastAsia="Open Sans" w:cs="Open Sans" w:ascii="Tahoma" w:hAnsi="Tahoma"/>
          <w:b/>
          <w:bCs/>
          <w:color w:val="365F91" w:themeColor="accent1" w:themeShade="bf"/>
          <w:sz w:val="22"/>
          <w:szCs w:val="22"/>
        </w:rPr>
        <w:t xml:space="preserve"> 12-A da Lei</w:t>
      </w:r>
      <w:ins w:id="500" w:author="Claude (revisão)" w:date="2026-10-01T20:00:00Z">
        <w:r>
          <w:rPr>
            <w:rFonts w:eastAsia="Open Sans" w:cs="Open Sans" w:ascii="Tahoma" w:hAnsi="Tahoma"/>
            <w:b/>
            <w:bCs/>
            <w:color w:val="365F91" w:themeColor="accent1" w:themeShade="bf"/>
            <w:sz w:val="22"/>
            <w:szCs w:val="22"/>
          </w:rPr>
          <w:t xml:space="preserve"> nº</w:t>
        </w:r>
      </w:ins>
      <w:r>
        <w:rPr>
          <w:rFonts w:eastAsia="Open Sans" w:cs="Open Sans" w:ascii="Tahoma" w:hAnsi="Tahoma"/>
          <w:b/>
          <w:bCs/>
          <w:color w:val="365F91" w:themeColor="accent1" w:themeShade="bf"/>
          <w:sz w:val="22"/>
          <w:szCs w:val="22"/>
        </w:rPr>
        <w:t xml:space="preserve"> 14.601/2023 com a ordem </w:t>
      </w:r>
      <w:del w:id="501" w:author="Claude (revisão)" w:date="2026-10-01T20:00:00Z">
        <w:r>
          <w:rPr>
            <w:rFonts w:eastAsia="Open Sans" w:cs="Open Sans" w:ascii="Tahoma" w:hAnsi="Tahoma"/>
            <w:b/>
            <w:bCs/>
            <w:color w:val="365F91" w:themeColor="accent1" w:themeShade="bf"/>
            <w:sz w:val="22"/>
            <w:szCs w:val="22"/>
          </w:rPr>
          <w:delText>constitucional</w:delText>
        </w:r>
      </w:del>
      <w:ins w:id="502" w:author="Claude (revisão)" w:date="2026-10-01T20:00:00Z">
        <w:r>
          <w:rPr>
            <w:rFonts w:eastAsia="Open Sans" w:cs="Open Sans" w:ascii="Tahoma" w:hAnsi="Tahoma"/>
            <w:b/>
            <w:bCs/>
            <w:color w:val="365F91" w:themeColor="accent1" w:themeShade="bf"/>
            <w:sz w:val="22"/>
            <w:szCs w:val="22"/>
          </w:rPr>
          <w:t>constitucional</w:t>
        </w:r>
      </w:ins>
      <w:ins w:id="503" w:author="Claude (revisão)" w:date="2026-10-01T20:00:00Z">
        <w:r>
          <w:rPr>
            <w:rFonts w:eastAsia="Open Sans" w:cs="Open Sans" w:ascii="Tahoma" w:hAnsi="Tahoma"/>
            <w:color w:val="365F91" w:themeColor="accent1" w:themeShade="bf"/>
            <w:sz w:val="22"/>
            <w:szCs w:val="22"/>
          </w:rPr>
          <w:t>,</w:t>
        </w:r>
      </w:ins>
      <w:r>
        <w:rPr>
          <w:rFonts w:eastAsia="Open Sans" w:cs="Open Sans" w:ascii="Tahoma" w:hAnsi="Tahoma"/>
          <w:color w:val="365F91" w:themeColor="accent1" w:themeShade="bf"/>
          <w:sz w:val="22"/>
          <w:szCs w:val="22"/>
        </w:rPr>
        <w:t xml:space="preserve"> </w:t>
      </w:r>
      <w:del w:id="504" w:author="Claude (revisão)" w:date="2026-10-01T20:00:00Z">
        <w:r>
          <w:rPr>
            <w:rFonts w:eastAsia="Open Sans" w:cs="Open Sans" w:ascii="Tahoma" w:hAnsi="Tahoma"/>
            <w:b/>
            <w:bCs/>
            <w:color w:val="365F91" w:themeColor="accent1" w:themeShade="bf"/>
            <w:sz w:val="22"/>
            <w:szCs w:val="22"/>
          </w:rPr>
          <w:delText>vigente.</w:delText>
        </w:r>
      </w:del>
      <w:ins w:id="505" w:author="Claude (revisão)" w:date="2026-10-01T20:00:00Z">
        <w:r>
          <w:rPr>
            <w:rFonts w:eastAsia="Open Sans" w:cs="Open Sans" w:ascii="Tahoma" w:hAnsi="Tahoma"/>
            <w:color w:val="365F91" w:themeColor="accent1" w:themeShade="bf"/>
            <w:sz w:val="22"/>
            <w:szCs w:val="22"/>
          </w:rPr>
          <w:t>caso</w:t>
        </w:r>
      </w:ins>
      <w:r>
        <w:rPr>
          <w:rFonts w:eastAsia="Open Sans" w:cs="Open Sans" w:ascii="Tahoma" w:hAnsi="Tahoma"/>
          <w:color w:val="365F91" w:themeColor="accent1" w:themeShade="bf"/>
          <w:sz w:val="22"/>
          <w:szCs w:val="22"/>
        </w:rPr>
        <w:t xml:space="preserve"> </w:t>
      </w:r>
      <w:ins w:id="506" w:author="Claude (revisão)" w:date="2026-10-01T20:00:00Z">
        <w:r>
          <w:rPr>
            <w:rFonts w:eastAsia="Open Sans" w:cs="Open Sans" w:ascii="Tahoma" w:hAnsi="Tahoma"/>
            <w:color w:val="365F91" w:themeColor="accent1" w:themeShade="bf"/>
            <w:sz w:val="22"/>
            <w:szCs w:val="22"/>
          </w:rPr>
          <w:t>se entenda que o dispositivo alcança o presente caso.</w:t>
        </w:r>
      </w:ins>
    </w:p>
    <w:p>
      <w:pPr>
        <w:pStyle w:val="Normal"/>
        <w:spacing w:lineRule="auto" w:line="360" w:before="80" w:after="80"/>
        <w:ind w:right="569" w:firstLine="1134"/>
        <w:jc w:val="both"/>
        <w:rPr>
          <w:rFonts w:ascii="Tahoma" w:hAnsi="Tahoma"/>
          <w:sz w:val="22"/>
          <w:szCs w:val="22"/>
        </w:rPr>
      </w:pPr>
      <w:r>
        <w:rPr>
          <w:rFonts w:eastAsia="Open Sans" w:cs="Open Sans" w:ascii="Tahoma" w:hAnsi="Tahoma"/>
          <w:color w:val="365F91" w:themeColor="accent1" w:themeShade="bf"/>
          <w:sz w:val="22"/>
          <w:szCs w:val="22"/>
        </w:rPr>
        <w:t xml:space="preserve">O art. </w:t>
      </w:r>
      <w:del w:id="507" w:author="Claude (revisão)" w:date="2026-10-01T20:00:00Z">
        <w:r>
          <w:rPr>
            <w:rFonts w:eastAsia="Open Sans" w:cs="Open Sans" w:ascii="Tahoma" w:hAnsi="Tahoma"/>
            <w:color w:val="365F91" w:themeColor="accent1" w:themeShade="bf"/>
            <w:sz w:val="22"/>
            <w:szCs w:val="22"/>
          </w:rPr>
          <w:delText>12-A da Lei nº 14.601/2023,</w:delText>
        </w:r>
      </w:del>
      <w:ins w:id="508" w:author="Claude (revisão)" w:date="2026-10-01T20:00:00Z">
        <w:r>
          <w:rPr>
            <w:rFonts w:eastAsia="Open Sans" w:cs="Open Sans" w:ascii="Tahoma" w:hAnsi="Tahoma"/>
            <w:color w:val="365F91" w:themeColor="accent1" w:themeShade="bf"/>
            <w:sz w:val="22"/>
            <w:szCs w:val="22"/>
          </w:rPr>
          <w:t>12-A,</w:t>
        </w:r>
      </w:ins>
      <w:r>
        <w:rPr>
          <w:rFonts w:eastAsia="Open Sans" w:cs="Open Sans" w:ascii="Tahoma" w:hAnsi="Tahoma"/>
          <w:color w:val="365F91" w:themeColor="accent1" w:themeShade="bf"/>
          <w:sz w:val="22"/>
          <w:szCs w:val="22"/>
        </w:rPr>
        <w:t xml:space="preserve"> incluído pela Lei</w:t>
      </w:r>
      <w:ins w:id="509" w:author="Claude (revisão)" w:date="2026-10-01T20:00:00Z">
        <w:r>
          <w:rPr>
            <w:rFonts w:eastAsia="Open Sans" w:cs="Open Sans" w:ascii="Tahoma" w:hAnsi="Tahoma"/>
            <w:color w:val="365F91" w:themeColor="accent1" w:themeShade="bf"/>
            <w:sz w:val="22"/>
            <w:szCs w:val="22"/>
          </w:rPr>
          <w:t xml:space="preserve"> nº</w:t>
        </w:r>
      </w:ins>
      <w:r>
        <w:rPr>
          <w:rFonts w:eastAsia="Open Sans" w:cs="Open Sans" w:ascii="Tahoma" w:hAnsi="Tahoma"/>
          <w:color w:val="365F91" w:themeColor="accent1" w:themeShade="bf"/>
          <w:sz w:val="22"/>
          <w:szCs w:val="22"/>
        </w:rPr>
        <w:t xml:space="preserve"> 15.077/2024, dispõe que os Municípios e o Distrito Federal, na atuação descentralizada da execução e da gestão do Programa Bolsa Família, deverão observar índice máximo de famílias compostas de </w:t>
      </w:r>
      <w:del w:id="510" w:author="Claude (revisão)" w:date="2026-10-01T20:00:00Z">
        <w:r>
          <w:rPr>
            <w:rFonts w:eastAsia="Open Sans" w:cs="Open Sans" w:ascii="Tahoma" w:hAnsi="Tahoma"/>
            <w:color w:val="365F91" w:themeColor="accent1" w:themeShade="bf"/>
            <w:sz w:val="22"/>
            <w:szCs w:val="22"/>
          </w:rPr>
          <w:delText>1 (uma)</w:delText>
        </w:r>
      </w:del>
      <w:ins w:id="511" w:author="Claude (revisão)" w:date="2026-10-01T20:00:00Z">
        <w:r>
          <w:rPr>
            <w:rFonts w:eastAsia="Open Sans" w:cs="Open Sans" w:ascii="Tahoma" w:hAnsi="Tahoma"/>
            <w:color w:val="365F91" w:themeColor="accent1" w:themeShade="bf"/>
            <w:sz w:val="22"/>
            <w:szCs w:val="22"/>
          </w:rPr>
          <w:t>uma</w:t>
        </w:r>
      </w:ins>
      <w:r>
        <w:rPr>
          <w:rFonts w:eastAsia="Open Sans" w:cs="Open Sans" w:ascii="Tahoma" w:hAnsi="Tahoma"/>
          <w:color w:val="365F91" w:themeColor="accent1" w:themeShade="bf"/>
          <w:sz w:val="22"/>
          <w:szCs w:val="22"/>
        </w:rPr>
        <w:t xml:space="preserve"> só pessoa inscritas no Programa, nos termos de ato do Poder Executivo federal.</w:t>
      </w:r>
      <w:del w:id="512" w:author="Claude (revisão)" w:date="2026-10-01T20:00:00Z">
        <w:r>
          <w:rPr>
            <w:rFonts w:eastAsia="Open Sans" w:cs="Open Sans" w:ascii="Tahoma" w:hAnsi="Tahoma"/>
            <w:color w:val="365F91" w:themeColor="accent1" w:themeShade="bf"/>
            <w:sz w:val="22"/>
            <w:szCs w:val="22"/>
          </w:rPr>
          <w:delText>   </w:delText>
        </w:r>
      </w:del>
      <w:ins w:id="513" w:author="Claude (revisão)" w:date="2026-10-01T20:00:00Z">
        <w:r>
          <w:rPr>
            <w:rFonts w:eastAsia="Open Sans" w:cs="Open Sans" w:ascii="Tahoma" w:hAnsi="Tahoma"/>
            <w:color w:val="365F91" w:themeColor="accent1" w:themeShade="bf"/>
            <w:sz w:val="22"/>
            <w:szCs w:val="22"/>
          </w:rPr>
          <w:t xml:space="preserve"> </w:t>
        </w:r>
      </w:ins>
      <w:ins w:id="514" w:author="Claude (revisão)" w:date="2026-10-01T20:00:00Z">
        <w:r>
          <w:rPr>
            <w:rFonts w:eastAsia="Open Sans" w:cs="Open Sans" w:ascii="Tahoma" w:hAnsi="Tahoma"/>
            <w:b/>
            <w:bCs/>
            <w:color w:val="365F91" w:themeColor="accent1" w:themeShade="bf"/>
            <w:sz w:val="22"/>
            <w:szCs w:val="22"/>
          </w:rPr>
          <w:t>Tal dispositivo consiste em verdadeira “delegação legislativa em branco”</w:t>
        </w:r>
      </w:ins>
      <w:ins w:id="515" w:author="Claude (revisão)" w:date="2026-10-01T20:00:00Z">
        <w:r>
          <w:rPr>
            <w:rFonts w:eastAsia="Open Sans" w:cs="Open Sans" w:ascii="Tahoma" w:hAnsi="Tahoma"/>
            <w:color w:val="365F91" w:themeColor="accent1" w:themeShade="bf"/>
            <w:sz w:val="22"/>
            <w:szCs w:val="22"/>
          </w:rPr>
          <w:t>, pois o texto legal não estabelece balizas fundamentais para a regulamentação, como o percentual máximo admissível, os critérios técnicos para a sua fixação ou os limites da atuação administrativa.</w:t>
        </w:r>
      </w:ins>
    </w:p>
    <w:p>
      <w:pPr>
        <w:pStyle w:val="Normal"/>
        <w:spacing w:lineRule="auto" w:line="360" w:before="80" w:after="80"/>
        <w:ind w:right="569" w:firstLine="1134"/>
        <w:jc w:val="both"/>
        <w:rPr>
          <w:rFonts w:ascii="Tahoma" w:hAnsi="Tahoma"/>
          <w:sz w:val="22"/>
          <w:szCs w:val="22"/>
          <w:del w:id="518" w:author="Claude (revisão)" w:date="2026-10-01T20:00:00Z"/>
        </w:rPr>
      </w:pPr>
      <w:del w:id="516" w:author="Claude (revisão)" w:date="2026-10-01T20:00:00Z">
        <w:r>
          <w:rPr>
            <w:rFonts w:eastAsia="Open Sans" w:cs="Open Sans" w:ascii="Tahoma" w:hAnsi="Tahoma"/>
            <w:b/>
            <w:bCs/>
            <w:color w:val="365F91" w:themeColor="accent1" w:themeShade="bf"/>
            <w:sz w:val="22"/>
            <w:szCs w:val="22"/>
          </w:rPr>
          <w:delText>Tal dispositivo consiste em verdadeira "delegação legislativa em branco"</w:delText>
        </w:r>
      </w:del>
      <w:del w:id="517" w:author="Claude (revisão)" w:date="2026-10-01T20:00:00Z">
        <w:r>
          <w:rPr>
            <w:rFonts w:eastAsia="Open Sans" w:cs="Open Sans" w:ascii="Tahoma" w:hAnsi="Tahoma"/>
            <w:color w:val="365F91" w:themeColor="accent1" w:themeShade="bf"/>
            <w:sz w:val="22"/>
            <w:szCs w:val="22"/>
          </w:rPr>
          <w:delText>, uma vez que o texto legal não estabelece balizas fundamentais para essa regulamentação, como o percentual máximo admissível, critérios técnicos para sua fixação ou limites que deveriam orientar a atuação administrativa.</w:delText>
        </w:r>
      </w:del>
    </w:p>
    <w:p>
      <w:pPr>
        <w:pStyle w:val="Normal"/>
        <w:spacing w:lineRule="auto" w:line="360" w:before="80" w:after="80"/>
        <w:ind w:right="569" w:firstLine="1134"/>
        <w:jc w:val="both"/>
        <w:rPr>
          <w:rFonts w:ascii="Tahoma" w:hAnsi="Tahoma"/>
          <w:sz w:val="22"/>
          <w:szCs w:val="22"/>
        </w:rPr>
      </w:pPr>
      <w:r>
        <w:rPr>
          <w:rFonts w:eastAsia="Open Sans" w:cs="Open Sans" w:ascii="Tahoma" w:hAnsi="Tahoma"/>
          <w:b/>
          <w:bCs/>
          <w:color w:val="365F91" w:themeColor="accent1" w:themeShade="bf"/>
          <w:sz w:val="22"/>
          <w:szCs w:val="22"/>
        </w:rPr>
        <w:t>Ao conferir ao Poder Executivo</w:t>
      </w:r>
      <w:del w:id="519" w:author="Claude (revisão)" w:date="2026-10-01T20:00:00Z">
        <w:r>
          <w:rPr>
            <w:rFonts w:eastAsia="Open Sans" w:cs="Open Sans" w:ascii="Tahoma" w:hAnsi="Tahoma"/>
            <w:b/>
            <w:bCs/>
            <w:color w:val="365F91" w:themeColor="accent1" w:themeShade="bf"/>
            <w:sz w:val="22"/>
            <w:szCs w:val="22"/>
          </w:rPr>
          <w:delText xml:space="preserve"> uma</w:delText>
        </w:r>
      </w:del>
      <w:r>
        <w:rPr>
          <w:rFonts w:eastAsia="Open Sans" w:cs="Open Sans" w:ascii="Tahoma" w:hAnsi="Tahoma"/>
          <w:b/>
          <w:bCs/>
          <w:color w:val="365F91" w:themeColor="accent1" w:themeShade="bf"/>
          <w:sz w:val="22"/>
          <w:szCs w:val="22"/>
        </w:rPr>
        <w:t xml:space="preserve"> discricionariedade ampla e sem diretrizes, a lei permite que a </w:t>
      </w:r>
      <w:del w:id="520" w:author="Claude (revisão)" w:date="2026-10-01T20:00:00Z">
        <w:r>
          <w:rPr>
            <w:rFonts w:eastAsia="Open Sans" w:cs="Open Sans" w:ascii="Tahoma" w:hAnsi="Tahoma"/>
            <w:b/>
            <w:bCs/>
            <w:color w:val="365F91" w:themeColor="accent1" w:themeShade="bf"/>
            <w:sz w:val="22"/>
            <w:szCs w:val="22"/>
          </w:rPr>
          <w:delText>administração</w:delText>
        </w:r>
      </w:del>
      <w:ins w:id="521" w:author="Claude (revisão)" w:date="2026-10-01T20:00:00Z">
        <w:r>
          <w:rPr>
            <w:rFonts w:eastAsia="Open Sans" w:cs="Open Sans" w:ascii="Tahoma" w:hAnsi="Tahoma"/>
            <w:b/>
            <w:bCs/>
            <w:color w:val="365F91" w:themeColor="accent1" w:themeShade="bf"/>
            <w:sz w:val="22"/>
            <w:szCs w:val="22"/>
          </w:rPr>
          <w:t>Administração</w:t>
        </w:r>
      </w:ins>
      <w:r>
        <w:rPr>
          <w:rFonts w:eastAsia="Open Sans" w:cs="Open Sans" w:ascii="Tahoma" w:hAnsi="Tahoma"/>
          <w:b/>
          <w:bCs/>
          <w:color w:val="365F91" w:themeColor="accent1" w:themeShade="bf"/>
          <w:sz w:val="22"/>
          <w:szCs w:val="22"/>
        </w:rPr>
        <w:t xml:space="preserve"> defina o índice de forma arbitrária, o que </w:t>
      </w:r>
      <w:del w:id="522" w:author="Claude (revisão)" w:date="2026-10-01T20:00:00Z">
        <w:r>
          <w:rPr>
            <w:rFonts w:eastAsia="Open Sans" w:cs="Open Sans" w:ascii="Tahoma" w:hAnsi="Tahoma"/>
            <w:b/>
            <w:bCs/>
            <w:color w:val="365F91" w:themeColor="accent1" w:themeShade="bf"/>
            <w:sz w:val="22"/>
            <w:szCs w:val="22"/>
          </w:rPr>
          <w:delText>fere diretamente</w:delText>
        </w:r>
      </w:del>
      <w:ins w:id="523" w:author="Claude (revisão)" w:date="2026-10-01T20:00:00Z">
        <w:r>
          <w:rPr>
            <w:rFonts w:eastAsia="Open Sans" w:cs="Open Sans" w:ascii="Tahoma" w:hAnsi="Tahoma"/>
            <w:b/>
            <w:bCs/>
            <w:color w:val="365F91" w:themeColor="accent1" w:themeShade="bf"/>
            <w:sz w:val="22"/>
            <w:szCs w:val="22"/>
          </w:rPr>
          <w:t>viola</w:t>
        </w:r>
      </w:ins>
      <w:r>
        <w:rPr>
          <w:rFonts w:eastAsia="Open Sans" w:cs="Open Sans" w:ascii="Tahoma" w:hAnsi="Tahoma"/>
          <w:b/>
          <w:bCs/>
          <w:color w:val="365F91" w:themeColor="accent1" w:themeShade="bf"/>
          <w:sz w:val="22"/>
          <w:szCs w:val="22"/>
        </w:rPr>
        <w:t xml:space="preserve"> o princípio da legalidade </w:t>
      </w:r>
      <w:del w:id="524" w:author="Claude (revisão)" w:date="2026-10-01T20:00:00Z">
        <w:r>
          <w:rPr>
            <w:rFonts w:eastAsia="Open Sans" w:cs="Open Sans" w:ascii="Tahoma" w:hAnsi="Tahoma"/>
            <w:b/>
            <w:bCs/>
            <w:color w:val="365F91" w:themeColor="accent1" w:themeShade="bf"/>
            <w:sz w:val="22"/>
            <w:szCs w:val="22"/>
          </w:rPr>
          <w:delText>(artigos</w:delText>
        </w:r>
      </w:del>
      <w:ins w:id="525" w:author="Claude (revisão)" w:date="2026-10-01T20:00:00Z">
        <w:r>
          <w:rPr>
            <w:rFonts w:eastAsia="Open Sans" w:cs="Open Sans" w:ascii="Tahoma" w:hAnsi="Tahoma"/>
            <w:b/>
            <w:bCs/>
            <w:color w:val="365F91" w:themeColor="accent1" w:themeShade="bf"/>
            <w:sz w:val="22"/>
            <w:szCs w:val="22"/>
          </w:rPr>
          <w:t>(arts.</w:t>
        </w:r>
      </w:ins>
      <w:r>
        <w:rPr>
          <w:rFonts w:eastAsia="Open Sans" w:cs="Open Sans" w:ascii="Tahoma" w:hAnsi="Tahoma"/>
          <w:b/>
          <w:bCs/>
          <w:color w:val="365F91" w:themeColor="accent1" w:themeShade="bf"/>
          <w:sz w:val="22"/>
          <w:szCs w:val="22"/>
        </w:rPr>
        <w:t xml:space="preserve"> 5º, II, e 37, </w:t>
      </w:r>
      <w:r>
        <w:rPr>
          <w:rFonts w:eastAsia="Open Sans" w:cs="Open Sans" w:ascii="Tahoma" w:hAnsi="Tahoma"/>
          <w:b/>
          <w:bCs/>
          <w:i/>
          <w:iCs/>
          <w:color w:val="365F91" w:themeColor="accent1" w:themeShade="bf"/>
          <w:sz w:val="22"/>
          <w:szCs w:val="22"/>
        </w:rPr>
        <w:t>caput</w:t>
      </w:r>
      <w:r>
        <w:rPr>
          <w:rFonts w:eastAsia="Open Sans" w:cs="Open Sans" w:ascii="Tahoma" w:hAnsi="Tahoma"/>
          <w:b/>
          <w:bCs/>
          <w:color w:val="365F91" w:themeColor="accent1" w:themeShade="bf"/>
          <w:sz w:val="22"/>
          <w:szCs w:val="22"/>
        </w:rPr>
        <w:t xml:space="preserve">, </w:t>
      </w:r>
      <w:del w:id="526" w:author="Claude (revisão)" w:date="2026-10-01T20:00:00Z">
        <w:r>
          <w:rPr>
            <w:rFonts w:eastAsia="Open Sans" w:cs="Open Sans" w:ascii="Tahoma" w:hAnsi="Tahoma"/>
            <w:b/>
            <w:bCs/>
            <w:color w:val="365F91" w:themeColor="accent1" w:themeShade="bf"/>
            <w:sz w:val="22"/>
            <w:szCs w:val="22"/>
          </w:rPr>
          <w:delText>CF)</w:delText>
        </w:r>
      </w:del>
      <w:ins w:id="527" w:author="Claude (revisão)" w:date="2026-10-01T20:00:00Z">
        <w:r>
          <w:rPr>
            <w:rFonts w:eastAsia="Open Sans" w:cs="Open Sans" w:ascii="Tahoma" w:hAnsi="Tahoma"/>
            <w:b/>
            <w:bCs/>
            <w:color w:val="365F91" w:themeColor="accent1" w:themeShade="bf"/>
            <w:sz w:val="22"/>
            <w:szCs w:val="22"/>
          </w:rPr>
          <w:t>da Constituição Federal)</w:t>
        </w:r>
      </w:ins>
      <w:r>
        <w:rPr>
          <w:rFonts w:eastAsia="Open Sans" w:cs="Open Sans" w:ascii="Tahoma" w:hAnsi="Tahoma"/>
          <w:b/>
          <w:bCs/>
          <w:color w:val="365F91" w:themeColor="accent1" w:themeShade="bf"/>
          <w:sz w:val="22"/>
          <w:szCs w:val="22"/>
        </w:rPr>
        <w:t xml:space="preserve"> e a separação de poderes (art. </w:t>
      </w:r>
      <w:del w:id="528" w:author="Claude (revisão)" w:date="2026-10-01T20:00:00Z">
        <w:r>
          <w:rPr>
            <w:rFonts w:eastAsia="Open Sans" w:cs="Open Sans" w:ascii="Tahoma" w:hAnsi="Tahoma"/>
            <w:b/>
            <w:bCs/>
            <w:color w:val="365F91" w:themeColor="accent1" w:themeShade="bf"/>
            <w:sz w:val="22"/>
            <w:szCs w:val="22"/>
          </w:rPr>
          <w:delText>2º,</w:delText>
        </w:r>
      </w:del>
      <w:ins w:id="529" w:author="Claude (revisão)" w:date="2026-10-01T20:00:00Z">
        <w:r>
          <w:rPr>
            <w:rFonts w:eastAsia="Open Sans" w:cs="Open Sans" w:ascii="Tahoma" w:hAnsi="Tahoma"/>
            <w:b/>
            <w:bCs/>
            <w:color w:val="365F91" w:themeColor="accent1" w:themeShade="bf"/>
            <w:sz w:val="22"/>
            <w:szCs w:val="22"/>
          </w:rPr>
          <w:t>2º)</w:t>
        </w:r>
      </w:ins>
      <w:ins w:id="530" w:author="Claude (revisão)" w:date="2026-10-01T20:00:00Z">
        <w:r>
          <w:rPr>
            <w:rFonts w:eastAsia="Open Sans" w:cs="Open Sans" w:ascii="Tahoma" w:hAnsi="Tahoma"/>
            <w:color w:val="365F91" w:themeColor="accent1" w:themeShade="bf"/>
            <w:sz w:val="22"/>
            <w:szCs w:val="22"/>
          </w:rPr>
          <w:t>,</w:t>
        </w:r>
      </w:ins>
      <w:r>
        <w:rPr>
          <w:rFonts w:eastAsia="Open Sans" w:cs="Open Sans" w:ascii="Tahoma" w:hAnsi="Tahoma"/>
          <w:color w:val="365F91" w:themeColor="accent1" w:themeShade="bf"/>
          <w:sz w:val="22"/>
          <w:szCs w:val="22"/>
        </w:rPr>
        <w:t xml:space="preserve"> </w:t>
      </w:r>
      <w:del w:id="531" w:author="Claude (revisão)" w:date="2026-10-01T20:00:00Z">
        <w:r>
          <w:rPr>
            <w:rFonts w:eastAsia="Open Sans" w:cs="Open Sans" w:ascii="Tahoma" w:hAnsi="Tahoma"/>
            <w:b/>
            <w:bCs/>
            <w:color w:val="365F91" w:themeColor="accent1" w:themeShade="bf"/>
            <w:sz w:val="22"/>
            <w:szCs w:val="22"/>
          </w:rPr>
          <w:delText>CF).</w:delText>
        </w:r>
      </w:del>
      <w:ins w:id="532" w:author="Claude (revisão)" w:date="2026-10-01T20:00:00Z">
        <w:r>
          <w:rPr>
            <w:rFonts w:eastAsia="Open Sans" w:cs="Open Sans" w:ascii="Tahoma" w:hAnsi="Tahoma"/>
            <w:color w:val="365F91" w:themeColor="accent1" w:themeShade="bf"/>
            <w:sz w:val="22"/>
            <w:szCs w:val="22"/>
          </w:rPr>
          <w:t>além</w:t>
        </w:r>
      </w:ins>
      <w:r>
        <w:rPr>
          <w:rFonts w:eastAsia="Open Sans" w:cs="Open Sans" w:ascii="Tahoma" w:hAnsi="Tahoma"/>
          <w:color w:val="365F91" w:themeColor="accent1" w:themeShade="bf"/>
          <w:sz w:val="22"/>
          <w:szCs w:val="22"/>
        </w:rPr>
        <w:t xml:space="preserve"> </w:t>
      </w:r>
      <w:del w:id="533" w:author="Claude (revisão)" w:date="2026-10-01T20:00:00Z">
        <w:r>
          <w:rPr>
            <w:rFonts w:eastAsia="Open Sans" w:cs="Open Sans" w:ascii="Tahoma" w:hAnsi="Tahoma"/>
            <w:color w:val="365F91" w:themeColor="accent1" w:themeShade="bf"/>
            <w:sz w:val="22"/>
            <w:szCs w:val="22"/>
          </w:rPr>
          <w:delText>Essa</w:delText>
        </w:r>
      </w:del>
      <w:ins w:id="534" w:author="Claude (revisão)" w:date="2026-10-01T20:00:00Z">
        <w:r>
          <w:rPr>
            <w:rFonts w:eastAsia="Open Sans" w:cs="Open Sans" w:ascii="Tahoma" w:hAnsi="Tahoma"/>
            <w:color w:val="365F91" w:themeColor="accent1" w:themeShade="bf"/>
            <w:sz w:val="22"/>
            <w:szCs w:val="22"/>
          </w:rPr>
          <w:t>de contrariar o art. 6º, parágrafo único, que reserva à lei a definição das normas e dos requisitos de acesso à renda básica familiar. A</w:t>
        </w:r>
      </w:ins>
      <w:r>
        <w:rPr>
          <w:rFonts w:eastAsia="Open Sans" w:cs="Open Sans" w:ascii="Tahoma" w:hAnsi="Tahoma"/>
          <w:color w:val="365F91" w:themeColor="accent1" w:themeShade="bf"/>
          <w:sz w:val="22"/>
          <w:szCs w:val="22"/>
        </w:rPr>
        <w:t xml:space="preserve"> transferência de competência retira do</w:t>
      </w:r>
      <w:del w:id="535" w:author="Claude (revisão)" w:date="2026-10-01T20:00:00Z">
        <w:r>
          <w:rPr>
            <w:rFonts w:eastAsia="Open Sans" w:cs="Open Sans" w:ascii="Tahoma" w:hAnsi="Tahoma"/>
            <w:color w:val="365F91" w:themeColor="accent1" w:themeShade="bf"/>
            <w:sz w:val="22"/>
            <w:szCs w:val="22"/>
          </w:rPr>
          <w:delText xml:space="preserve"> Poder</w:delText>
        </w:r>
      </w:del>
      <w:r>
        <w:rPr>
          <w:rFonts w:eastAsia="Open Sans" w:cs="Open Sans" w:ascii="Tahoma" w:hAnsi="Tahoma"/>
          <w:color w:val="365F91" w:themeColor="accent1" w:themeShade="bf"/>
          <w:sz w:val="22"/>
          <w:szCs w:val="22"/>
        </w:rPr>
        <w:t xml:space="preserve"> Legislativo a tarefa de definir os contornos de uma restrição a </w:t>
      </w:r>
      <w:del w:id="536" w:author="Claude (revisão)" w:date="2026-10-01T20:00:00Z">
        <w:r>
          <w:rPr>
            <w:rFonts w:eastAsia="Open Sans" w:cs="Open Sans" w:ascii="Tahoma" w:hAnsi="Tahoma"/>
            <w:color w:val="365F91" w:themeColor="accent1" w:themeShade="bf"/>
            <w:sz w:val="22"/>
            <w:szCs w:val="22"/>
          </w:rPr>
          <w:delText>direitos</w:delText>
        </w:r>
      </w:del>
      <w:ins w:id="537" w:author="Claude (revisão)" w:date="2026-10-01T20:00:00Z">
        <w:r>
          <w:rPr>
            <w:rFonts w:eastAsia="Open Sans" w:cs="Open Sans" w:ascii="Tahoma" w:hAnsi="Tahoma"/>
            <w:color w:val="365F91" w:themeColor="accent1" w:themeShade="bf"/>
            <w:sz w:val="22"/>
            <w:szCs w:val="22"/>
          </w:rPr>
          <w:t>direito</w:t>
        </w:r>
      </w:ins>
      <w:r>
        <w:rPr>
          <w:rFonts w:eastAsia="Open Sans" w:cs="Open Sans" w:ascii="Tahoma" w:hAnsi="Tahoma"/>
          <w:color w:val="365F91" w:themeColor="accent1" w:themeShade="bf"/>
          <w:sz w:val="22"/>
          <w:szCs w:val="22"/>
        </w:rPr>
        <w:t xml:space="preserve"> </w:t>
      </w:r>
      <w:del w:id="538" w:author="Claude (revisão)" w:date="2026-10-01T20:00:00Z">
        <w:r>
          <w:rPr>
            <w:rFonts w:eastAsia="Open Sans" w:cs="Open Sans" w:ascii="Tahoma" w:hAnsi="Tahoma"/>
            <w:color w:val="365F91" w:themeColor="accent1" w:themeShade="bf"/>
            <w:sz w:val="22"/>
            <w:szCs w:val="22"/>
          </w:rPr>
          <w:delText>sociais,</w:delText>
        </w:r>
      </w:del>
      <w:ins w:id="539" w:author="Claude (revisão)" w:date="2026-10-01T20:00:00Z">
        <w:r>
          <w:rPr>
            <w:rFonts w:eastAsia="Open Sans" w:cs="Open Sans" w:ascii="Tahoma" w:hAnsi="Tahoma"/>
            <w:color w:val="365F91" w:themeColor="accent1" w:themeShade="bf"/>
            <w:sz w:val="22"/>
            <w:szCs w:val="22"/>
          </w:rPr>
          <w:t>social</w:t>
        </w:r>
      </w:ins>
      <w:r>
        <w:rPr>
          <w:rFonts w:eastAsia="Open Sans" w:cs="Open Sans" w:ascii="Tahoma" w:hAnsi="Tahoma"/>
          <w:color w:val="365F91" w:themeColor="accent1" w:themeShade="bf"/>
          <w:sz w:val="22"/>
          <w:szCs w:val="22"/>
        </w:rPr>
        <w:t xml:space="preserve"> </w:t>
      </w:r>
      <w:del w:id="540" w:author="Claude (revisão)" w:date="2026-10-01T20:00:00Z">
        <w:r>
          <w:rPr>
            <w:rFonts w:eastAsia="Open Sans" w:cs="Open Sans" w:ascii="Tahoma" w:hAnsi="Tahoma"/>
            <w:color w:val="365F91" w:themeColor="accent1" w:themeShade="bf"/>
            <w:sz w:val="22"/>
            <w:szCs w:val="22"/>
          </w:rPr>
          <w:delText>permitindo</w:delText>
        </w:r>
      </w:del>
      <w:ins w:id="541" w:author="Claude (revisão)" w:date="2026-10-01T20:00:00Z">
        <w:r>
          <w:rPr>
            <w:rFonts w:eastAsia="Open Sans" w:cs="Open Sans" w:ascii="Tahoma" w:hAnsi="Tahoma"/>
            <w:color w:val="365F91" w:themeColor="accent1" w:themeShade="bf"/>
            <w:sz w:val="22"/>
            <w:szCs w:val="22"/>
          </w:rPr>
          <w:t>e permite</w:t>
        </w:r>
      </w:ins>
      <w:r>
        <w:rPr>
          <w:rFonts w:eastAsia="Open Sans" w:cs="Open Sans" w:ascii="Tahoma" w:hAnsi="Tahoma"/>
          <w:color w:val="365F91" w:themeColor="accent1" w:themeShade="bf"/>
          <w:sz w:val="22"/>
          <w:szCs w:val="22"/>
        </w:rPr>
        <w:t xml:space="preserve"> que o Executivo </w:t>
      </w:r>
      <w:del w:id="542" w:author="Claude (revisão)" w:date="2026-10-01T20:00:00Z">
        <w:r>
          <w:rPr>
            <w:rFonts w:eastAsia="Open Sans" w:cs="Open Sans" w:ascii="Tahoma" w:hAnsi="Tahoma"/>
            <w:color w:val="365F91" w:themeColor="accent1" w:themeShade="bf"/>
            <w:sz w:val="22"/>
            <w:szCs w:val="22"/>
          </w:rPr>
          <w:delText>inove na ordem jurídica para criar</w:delText>
        </w:r>
      </w:del>
      <w:ins w:id="543" w:author="Claude (revisão)" w:date="2026-10-01T20:00:00Z">
        <w:r>
          <w:rPr>
            <w:rFonts w:eastAsia="Open Sans" w:cs="Open Sans" w:ascii="Tahoma" w:hAnsi="Tahoma"/>
            <w:color w:val="365F91" w:themeColor="accent1" w:themeShade="bf"/>
            <w:sz w:val="22"/>
            <w:szCs w:val="22"/>
          </w:rPr>
          <w:t>crie</w:t>
        </w:r>
      </w:ins>
      <w:r>
        <w:rPr>
          <w:rFonts w:eastAsia="Open Sans" w:cs="Open Sans" w:ascii="Tahoma" w:hAnsi="Tahoma"/>
          <w:color w:val="365F91" w:themeColor="accent1" w:themeShade="bf"/>
          <w:sz w:val="22"/>
          <w:szCs w:val="22"/>
        </w:rPr>
        <w:t xml:space="preserve"> critérios de exclusão </w:t>
      </w:r>
      <w:del w:id="544" w:author="Claude (revisão)" w:date="2026-10-01T20:00:00Z">
        <w:r>
          <w:rPr>
            <w:rFonts w:eastAsia="Open Sans" w:cs="Open Sans" w:ascii="Tahoma" w:hAnsi="Tahoma"/>
            <w:color w:val="365F91" w:themeColor="accent1" w:themeShade="bf"/>
            <w:sz w:val="22"/>
            <w:szCs w:val="22"/>
          </w:rPr>
          <w:delText>que não possuem</w:delText>
        </w:r>
      </w:del>
      <w:ins w:id="545" w:author="Claude (revisão)" w:date="2026-10-01T20:00:00Z">
        <w:r>
          <w:rPr>
            <w:rFonts w:eastAsia="Open Sans" w:cs="Open Sans" w:ascii="Tahoma" w:hAnsi="Tahoma"/>
            <w:color w:val="365F91" w:themeColor="accent1" w:themeShade="bf"/>
            <w:sz w:val="22"/>
            <w:szCs w:val="22"/>
          </w:rPr>
          <w:t>sem</w:t>
        </w:r>
      </w:ins>
      <w:r>
        <w:rPr>
          <w:rFonts w:eastAsia="Open Sans" w:cs="Open Sans" w:ascii="Tahoma" w:hAnsi="Tahoma"/>
          <w:color w:val="365F91" w:themeColor="accent1" w:themeShade="bf"/>
          <w:sz w:val="22"/>
          <w:szCs w:val="22"/>
        </w:rPr>
        <w:t xml:space="preserve"> suporte na lei que instituiu o </w:t>
      </w:r>
      <w:del w:id="546" w:author="Claude (revisão)" w:date="2026-10-01T20:00:00Z">
        <w:r>
          <w:rPr>
            <w:rFonts w:eastAsia="Open Sans" w:cs="Open Sans" w:ascii="Tahoma" w:hAnsi="Tahoma"/>
            <w:color w:val="365F91" w:themeColor="accent1" w:themeShade="bf"/>
            <w:sz w:val="22"/>
            <w:szCs w:val="22"/>
          </w:rPr>
          <w:delText>programa.</w:delText>
        </w:r>
      </w:del>
      <w:ins w:id="547" w:author="Claude (revisão)" w:date="2026-10-01T20:00:00Z">
        <w:r>
          <w:rPr>
            <w:rFonts w:eastAsia="Open Sans" w:cs="Open Sans" w:ascii="Tahoma" w:hAnsi="Tahoma"/>
            <w:color w:val="365F91" w:themeColor="accent1" w:themeShade="bf"/>
            <w:sz w:val="22"/>
            <w:szCs w:val="22"/>
          </w:rPr>
          <w:t>Programa.</w:t>
        </w:r>
      </w:ins>
    </w:p>
    <w:p>
      <w:pPr>
        <w:pStyle w:val="Normal"/>
        <w:spacing w:lineRule="auto" w:line="360" w:before="80" w:after="80"/>
        <w:ind w:right="569" w:firstLine="1134"/>
        <w:jc w:val="both"/>
        <w:rPr>
          <w:rFonts w:ascii="Tahoma" w:hAnsi="Tahoma"/>
          <w:sz w:val="22"/>
          <w:szCs w:val="22"/>
        </w:rPr>
      </w:pPr>
      <w:r>
        <w:rPr>
          <w:rFonts w:eastAsia="Open Sans" w:cs="Open Sans" w:ascii="Tahoma" w:hAnsi="Tahoma"/>
          <w:color w:val="365F91" w:themeColor="accent1" w:themeShade="bf"/>
          <w:sz w:val="22"/>
          <w:szCs w:val="22"/>
        </w:rPr>
        <w:t xml:space="preserve">A norma </w:t>
      </w:r>
      <w:del w:id="548" w:author="Claude (revisão)" w:date="2026-10-01T20:00:00Z">
        <w:r>
          <w:rPr>
            <w:rFonts w:eastAsia="Open Sans" w:cs="Open Sans" w:ascii="Tahoma" w:hAnsi="Tahoma"/>
            <w:color w:val="365F91" w:themeColor="accent1" w:themeShade="bf"/>
            <w:sz w:val="22"/>
            <w:szCs w:val="22"/>
          </w:rPr>
          <w:delText>institui</w:delText>
        </w:r>
      </w:del>
      <w:ins w:id="549" w:author="Claude (revisão)" w:date="2026-10-01T20:00:00Z">
        <w:r>
          <w:rPr>
            <w:rFonts w:eastAsia="Open Sans" w:cs="Open Sans" w:ascii="Tahoma" w:hAnsi="Tahoma"/>
            <w:color w:val="365F91" w:themeColor="accent1" w:themeShade="bf"/>
            <w:sz w:val="22"/>
            <w:szCs w:val="22"/>
          </w:rPr>
          <w:t>institui,</w:t>
        </w:r>
      </w:ins>
      <w:r>
        <w:rPr>
          <w:rFonts w:eastAsia="Open Sans" w:cs="Open Sans" w:ascii="Tahoma" w:hAnsi="Tahoma"/>
          <w:color w:val="365F91" w:themeColor="accent1" w:themeShade="bf"/>
          <w:sz w:val="22"/>
          <w:szCs w:val="22"/>
        </w:rPr>
        <w:t xml:space="preserve"> </w:t>
      </w:r>
      <w:del w:id="550" w:author="Claude (revisão)" w:date="2026-10-01T20:00:00Z">
        <w:r>
          <w:rPr>
            <w:rFonts w:eastAsia="Open Sans" w:cs="Open Sans" w:ascii="Tahoma" w:hAnsi="Tahoma"/>
            <w:color w:val="365F91" w:themeColor="accent1" w:themeShade="bf"/>
            <w:sz w:val="22"/>
            <w:szCs w:val="22"/>
          </w:rPr>
          <w:delText>uma</w:delText>
        </w:r>
      </w:del>
      <w:ins w:id="551" w:author="Claude (revisão)" w:date="2026-10-01T20:00:00Z">
        <w:r>
          <w:rPr>
            <w:rFonts w:eastAsia="Open Sans" w:cs="Open Sans" w:ascii="Tahoma" w:hAnsi="Tahoma"/>
            <w:color w:val="365F91" w:themeColor="accent1" w:themeShade="bf"/>
            <w:sz w:val="22"/>
            <w:szCs w:val="22"/>
          </w:rPr>
          <w:t>ainda,</w:t>
        </w:r>
      </w:ins>
      <w:r>
        <w:rPr>
          <w:rFonts w:eastAsia="Open Sans" w:cs="Open Sans" w:ascii="Tahoma" w:hAnsi="Tahoma"/>
          <w:color w:val="365F91" w:themeColor="accent1" w:themeShade="bf"/>
          <w:sz w:val="22"/>
          <w:szCs w:val="22"/>
        </w:rPr>
        <w:t xml:space="preserve"> discriminação desarrazoada, </w:t>
      </w:r>
      <w:del w:id="552" w:author="Claude (revisão)" w:date="2026-10-01T20:00:00Z">
        <w:r>
          <w:rPr>
            <w:rFonts w:eastAsia="Open Sans" w:cs="Open Sans" w:ascii="Tahoma" w:hAnsi="Tahoma"/>
            <w:color w:val="365F91" w:themeColor="accent1" w:themeShade="bf"/>
            <w:sz w:val="22"/>
            <w:szCs w:val="22"/>
          </w:rPr>
          <w:delText>violando,</w:delText>
        </w:r>
      </w:del>
      <w:ins w:id="553" w:author="Claude (revisão)" w:date="2026-10-01T20:00:00Z">
        <w:r>
          <w:rPr>
            <w:rFonts w:eastAsia="Open Sans" w:cs="Open Sans" w:ascii="Tahoma" w:hAnsi="Tahoma"/>
            <w:color w:val="365F91" w:themeColor="accent1" w:themeShade="bf"/>
            <w:sz w:val="22"/>
            <w:szCs w:val="22"/>
          </w:rPr>
          <w:t>em</w:t>
        </w:r>
      </w:ins>
      <w:r>
        <w:rPr>
          <w:rFonts w:eastAsia="Open Sans" w:cs="Open Sans" w:ascii="Tahoma" w:hAnsi="Tahoma"/>
          <w:color w:val="365F91" w:themeColor="accent1" w:themeShade="bf"/>
          <w:sz w:val="22"/>
          <w:szCs w:val="22"/>
        </w:rPr>
        <w:t xml:space="preserve"> </w:t>
      </w:r>
      <w:del w:id="554" w:author="Claude (revisão)" w:date="2026-10-01T20:00:00Z">
        <w:r>
          <w:rPr>
            <w:rFonts w:eastAsia="Open Sans" w:cs="Open Sans" w:ascii="Tahoma" w:hAnsi="Tahoma"/>
            <w:color w:val="365F91" w:themeColor="accent1" w:themeShade="bf"/>
            <w:sz w:val="22"/>
            <w:szCs w:val="22"/>
          </w:rPr>
          <w:delText>outrossim,</w:delText>
        </w:r>
      </w:del>
      <w:ins w:id="555" w:author="Claude (revisão)" w:date="2026-10-01T20:00:00Z">
        <w:r>
          <w:rPr>
            <w:rFonts w:eastAsia="Open Sans" w:cs="Open Sans" w:ascii="Tahoma" w:hAnsi="Tahoma"/>
            <w:color w:val="365F91" w:themeColor="accent1" w:themeShade="bf"/>
            <w:sz w:val="22"/>
            <w:szCs w:val="22"/>
          </w:rPr>
          <w:t>ofensa</w:t>
        </w:r>
      </w:ins>
      <w:r>
        <w:rPr>
          <w:rFonts w:eastAsia="Open Sans" w:cs="Open Sans" w:ascii="Tahoma" w:hAnsi="Tahoma"/>
          <w:color w:val="365F91" w:themeColor="accent1" w:themeShade="bf"/>
          <w:sz w:val="22"/>
          <w:szCs w:val="22"/>
        </w:rPr>
        <w:t xml:space="preserve"> </w:t>
      </w:r>
      <w:del w:id="556" w:author="Claude (revisão)" w:date="2026-10-01T20:00:00Z">
        <w:r>
          <w:rPr>
            <w:rFonts w:eastAsia="Open Sans" w:cs="Open Sans" w:ascii="Tahoma" w:hAnsi="Tahoma"/>
            <w:color w:val="365F91" w:themeColor="accent1" w:themeShade="bf"/>
            <w:sz w:val="22"/>
            <w:szCs w:val="22"/>
          </w:rPr>
          <w:delText>o</w:delText>
        </w:r>
      </w:del>
      <w:ins w:id="557" w:author="Claude (revisão)" w:date="2026-10-01T20:00:00Z">
        <w:r>
          <w:rPr>
            <w:rFonts w:eastAsia="Open Sans" w:cs="Open Sans" w:ascii="Tahoma" w:hAnsi="Tahoma"/>
            <w:color w:val="365F91" w:themeColor="accent1" w:themeShade="bf"/>
            <w:sz w:val="22"/>
            <w:szCs w:val="22"/>
          </w:rPr>
          <w:t>ao</w:t>
        </w:r>
      </w:ins>
      <w:r>
        <w:rPr>
          <w:rFonts w:eastAsia="Open Sans" w:cs="Open Sans" w:ascii="Tahoma" w:hAnsi="Tahoma"/>
          <w:color w:val="365F91" w:themeColor="accent1" w:themeShade="bf"/>
          <w:sz w:val="22"/>
          <w:szCs w:val="22"/>
        </w:rPr>
        <w:t xml:space="preserve"> </w:t>
      </w:r>
      <w:r>
        <w:rPr>
          <w:rFonts w:eastAsia="Open Sans" w:cs="Open Sans" w:ascii="Tahoma" w:hAnsi="Tahoma"/>
          <w:b/>
          <w:bCs/>
          <w:color w:val="365F91" w:themeColor="accent1" w:themeShade="bf"/>
          <w:sz w:val="22"/>
          <w:szCs w:val="22"/>
        </w:rPr>
        <w:t>princípio da isonomia</w:t>
      </w:r>
      <w:r>
        <w:rPr>
          <w:rFonts w:eastAsia="Open Sans" w:cs="Open Sans" w:ascii="Tahoma" w:hAnsi="Tahoma"/>
          <w:color w:val="365F91" w:themeColor="accent1" w:themeShade="bf"/>
          <w:sz w:val="22"/>
          <w:szCs w:val="22"/>
        </w:rPr>
        <w:t xml:space="preserve"> (art. 5º, </w:t>
      </w:r>
      <w:r>
        <w:rPr>
          <w:rFonts w:eastAsia="Open Sans" w:cs="Open Sans" w:ascii="Tahoma" w:hAnsi="Tahoma"/>
          <w:i/>
          <w:iCs/>
          <w:color w:val="365F91" w:themeColor="accent1" w:themeShade="bf"/>
          <w:sz w:val="22"/>
          <w:szCs w:val="22"/>
        </w:rPr>
        <w:t>caput</w:t>
      </w:r>
      <w:r>
        <w:rPr>
          <w:rFonts w:eastAsia="Open Sans" w:cs="Open Sans" w:ascii="Tahoma" w:hAnsi="Tahoma"/>
          <w:color w:val="365F91" w:themeColor="accent1" w:themeShade="bf"/>
          <w:sz w:val="22"/>
          <w:szCs w:val="22"/>
        </w:rPr>
        <w:t xml:space="preserve"> e I, </w:t>
      </w:r>
      <w:del w:id="558" w:author="Claude (revisão)" w:date="2026-10-01T20:00:00Z">
        <w:r>
          <w:rPr>
            <w:rFonts w:eastAsia="Open Sans" w:cs="Open Sans" w:ascii="Tahoma" w:hAnsi="Tahoma"/>
            <w:color w:val="365F91" w:themeColor="accent1" w:themeShade="bf"/>
            <w:sz w:val="22"/>
            <w:szCs w:val="22"/>
          </w:rPr>
          <w:delText>CF)</w:delText>
        </w:r>
      </w:del>
      <w:ins w:id="559" w:author="Claude (revisão)" w:date="2026-10-01T20:00:00Z">
        <w:r>
          <w:rPr>
            <w:rFonts w:eastAsia="Open Sans" w:cs="Open Sans" w:ascii="Tahoma" w:hAnsi="Tahoma"/>
            <w:color w:val="365F91" w:themeColor="accent1" w:themeShade="bf"/>
            <w:sz w:val="22"/>
            <w:szCs w:val="22"/>
          </w:rPr>
          <w:t>da Constituição Federal)</w:t>
        </w:r>
      </w:ins>
      <w:r>
        <w:rPr>
          <w:rFonts w:eastAsia="Open Sans" w:cs="Open Sans" w:ascii="Tahoma" w:hAnsi="Tahoma"/>
          <w:color w:val="365F91" w:themeColor="accent1" w:themeShade="bf"/>
          <w:sz w:val="22"/>
          <w:szCs w:val="22"/>
        </w:rPr>
        <w:t xml:space="preserve"> e </w:t>
      </w:r>
      <w:del w:id="560" w:author="Claude (revisão)" w:date="2026-10-01T20:00:00Z">
        <w:r>
          <w:rPr>
            <w:rFonts w:eastAsia="Open Sans" w:cs="Open Sans" w:ascii="Tahoma" w:hAnsi="Tahoma"/>
            <w:color w:val="365F91" w:themeColor="accent1" w:themeShade="bf"/>
            <w:sz w:val="22"/>
            <w:szCs w:val="22"/>
          </w:rPr>
          <w:delText>os</w:delText>
        </w:r>
      </w:del>
      <w:ins w:id="561" w:author="Claude (revisão)" w:date="2026-10-01T20:00:00Z">
        <w:r>
          <w:rPr>
            <w:rFonts w:eastAsia="Open Sans" w:cs="Open Sans" w:ascii="Tahoma" w:hAnsi="Tahoma"/>
            <w:color w:val="365F91" w:themeColor="accent1" w:themeShade="bf"/>
            <w:sz w:val="22"/>
            <w:szCs w:val="22"/>
          </w:rPr>
          <w:t>aos</w:t>
        </w:r>
      </w:ins>
      <w:r>
        <w:rPr>
          <w:rFonts w:eastAsia="Open Sans" w:cs="Open Sans" w:ascii="Tahoma" w:hAnsi="Tahoma"/>
          <w:color w:val="365F91" w:themeColor="accent1" w:themeShade="bf"/>
          <w:sz w:val="22"/>
          <w:szCs w:val="22"/>
        </w:rPr>
        <w:t xml:space="preserve"> objetivos fundamentais da República </w:t>
      </w:r>
      <w:del w:id="562" w:author="Claude (revisão)" w:date="2026-10-01T20:00:00Z">
        <w:r>
          <w:rPr>
            <w:rFonts w:eastAsia="Open Sans" w:cs="Open Sans" w:ascii="Tahoma" w:hAnsi="Tahoma"/>
            <w:color w:val="365F91" w:themeColor="accent1" w:themeShade="bf"/>
            <w:sz w:val="22"/>
            <w:szCs w:val="22"/>
          </w:rPr>
          <w:delText>presentes no art.</w:delText>
        </w:r>
      </w:del>
      <w:ins w:id="563" w:author="Claude (revisão)" w:date="2026-10-01T20:00:00Z">
        <w:r>
          <w:rPr>
            <w:rFonts w:eastAsia="Open Sans" w:cs="Open Sans" w:ascii="Tahoma" w:hAnsi="Tahoma"/>
            <w:color w:val="365F91" w:themeColor="accent1" w:themeShade="bf"/>
            <w:sz w:val="22"/>
            <w:szCs w:val="22"/>
          </w:rPr>
          <w:t>(art.</w:t>
        </w:r>
      </w:ins>
      <w:r>
        <w:rPr>
          <w:rFonts w:eastAsia="Open Sans" w:cs="Open Sans" w:ascii="Tahoma" w:hAnsi="Tahoma"/>
          <w:color w:val="365F91" w:themeColor="accent1" w:themeShade="bf"/>
          <w:sz w:val="22"/>
          <w:szCs w:val="22"/>
        </w:rPr>
        <w:t xml:space="preserve"> 3º, III e </w:t>
      </w:r>
      <w:del w:id="564" w:author="Claude (revisão)" w:date="2026-10-01T20:00:00Z">
        <w:r>
          <w:rPr>
            <w:rFonts w:eastAsia="Open Sans" w:cs="Open Sans" w:ascii="Tahoma" w:hAnsi="Tahoma"/>
            <w:color w:val="365F91" w:themeColor="accent1" w:themeShade="bf"/>
            <w:sz w:val="22"/>
            <w:szCs w:val="22"/>
          </w:rPr>
          <w:delText>IV, CF,</w:delText>
        </w:r>
      </w:del>
      <w:ins w:id="565" w:author="Claude (revisão)" w:date="2026-10-01T20:00:00Z">
        <w:r>
          <w:rPr>
            <w:rFonts w:eastAsia="Open Sans" w:cs="Open Sans" w:ascii="Tahoma" w:hAnsi="Tahoma"/>
            <w:color w:val="365F91" w:themeColor="accent1" w:themeShade="bf"/>
            <w:sz w:val="22"/>
            <w:szCs w:val="22"/>
          </w:rPr>
          <w:t>IV),</w:t>
        </w:r>
      </w:ins>
      <w:r>
        <w:rPr>
          <w:rFonts w:eastAsia="Open Sans" w:cs="Open Sans" w:ascii="Tahoma" w:hAnsi="Tahoma"/>
          <w:color w:val="365F91" w:themeColor="accent1" w:themeShade="bf"/>
          <w:sz w:val="22"/>
          <w:szCs w:val="22"/>
        </w:rPr>
        <w:t xml:space="preserve"> ao impor que </w:t>
      </w:r>
      <w:r>
        <w:rPr>
          <w:rFonts w:eastAsia="Open Sans" w:cs="Open Sans" w:ascii="Tahoma" w:hAnsi="Tahoma"/>
          <w:b/>
          <w:bCs/>
          <w:color w:val="365F91" w:themeColor="accent1" w:themeShade="bf"/>
          <w:sz w:val="22"/>
          <w:szCs w:val="22"/>
        </w:rPr>
        <w:t xml:space="preserve">cidadãos em idêntica situação de vulnerabilidade recebam respostas estatais </w:t>
      </w:r>
      <w:del w:id="566" w:author="Claude (revisão)" w:date="2026-10-01T20:00:00Z">
        <w:r>
          <w:rPr>
            <w:rFonts w:eastAsia="Open Sans" w:cs="Open Sans" w:ascii="Tahoma" w:hAnsi="Tahoma"/>
            <w:b/>
            <w:bCs/>
            <w:color w:val="365F91" w:themeColor="accent1" w:themeShade="bf"/>
            <w:sz w:val="22"/>
            <w:szCs w:val="22"/>
          </w:rPr>
          <w:delText>diametralmente opostas</w:delText>
        </w:r>
      </w:del>
      <w:ins w:id="567" w:author="Claude (revisão)" w:date="2026-10-01T20:00:00Z">
        <w:r>
          <w:rPr>
            <w:rFonts w:eastAsia="Open Sans" w:cs="Open Sans" w:ascii="Tahoma" w:hAnsi="Tahoma"/>
            <w:b/>
            <w:bCs/>
            <w:color w:val="365F91" w:themeColor="accent1" w:themeShade="bf"/>
            <w:sz w:val="22"/>
            <w:szCs w:val="22"/>
          </w:rPr>
          <w:t>opostas,</w:t>
        </w:r>
      </w:ins>
      <w:r>
        <w:rPr>
          <w:rFonts w:eastAsia="Open Sans" w:cs="Open Sans" w:ascii="Tahoma" w:hAnsi="Tahoma"/>
          <w:b/>
          <w:bCs/>
          <w:color w:val="365F91" w:themeColor="accent1" w:themeShade="bf"/>
          <w:sz w:val="22"/>
          <w:szCs w:val="22"/>
        </w:rPr>
        <w:t xml:space="preserve"> fundadas exclusivamente </w:t>
      </w:r>
      <w:del w:id="568" w:author="Claude (revisão)" w:date="2026-10-01T20:00:00Z">
        <w:r>
          <w:rPr>
            <w:rFonts w:eastAsia="Open Sans" w:cs="Open Sans" w:ascii="Tahoma" w:hAnsi="Tahoma"/>
            <w:b/>
            <w:bCs/>
            <w:color w:val="365F91" w:themeColor="accent1" w:themeShade="bf"/>
            <w:sz w:val="22"/>
            <w:szCs w:val="22"/>
          </w:rPr>
          <w:delText>em seu</w:delText>
        </w:r>
      </w:del>
      <w:ins w:id="569" w:author="Claude (revisão)" w:date="2026-10-01T20:00:00Z">
        <w:r>
          <w:rPr>
            <w:rFonts w:eastAsia="Open Sans" w:cs="Open Sans" w:ascii="Tahoma" w:hAnsi="Tahoma"/>
            <w:b/>
            <w:bCs/>
            <w:color w:val="365F91" w:themeColor="accent1" w:themeShade="bf"/>
            <w:sz w:val="22"/>
            <w:szCs w:val="22"/>
          </w:rPr>
          <w:t>no</w:t>
        </w:r>
      </w:ins>
      <w:r>
        <w:rPr>
          <w:rFonts w:eastAsia="Open Sans" w:cs="Open Sans" w:ascii="Tahoma" w:hAnsi="Tahoma"/>
          <w:b/>
          <w:bCs/>
          <w:color w:val="365F91" w:themeColor="accent1" w:themeShade="bf"/>
          <w:sz w:val="22"/>
          <w:szCs w:val="22"/>
        </w:rPr>
        <w:t xml:space="preserve"> local de residência</w:t>
      </w:r>
      <w:r>
        <w:rPr>
          <w:rFonts w:eastAsia="Open Sans" w:cs="Open Sans" w:ascii="Tahoma" w:hAnsi="Tahoma"/>
          <w:color w:val="365F91" w:themeColor="accent1" w:themeShade="bf"/>
          <w:sz w:val="22"/>
          <w:szCs w:val="22"/>
        </w:rPr>
        <w:t xml:space="preserve">, </w:t>
      </w:r>
      <w:del w:id="570" w:author="Claude (revisão)" w:date="2026-10-01T20:00:00Z">
        <w:r>
          <w:rPr>
            <w:rFonts w:eastAsia="Open Sans" w:cs="Open Sans" w:ascii="Tahoma" w:hAnsi="Tahoma"/>
            <w:b/>
            <w:bCs/>
            <w:color w:val="365F91" w:themeColor="accent1" w:themeShade="bf"/>
            <w:sz w:val="22"/>
            <w:szCs w:val="22"/>
          </w:rPr>
          <w:delText>esvaziando</w:delText>
        </w:r>
      </w:del>
      <w:ins w:id="571" w:author="Claude (revisão)" w:date="2026-10-01T20:00:00Z">
        <w:r>
          <w:rPr>
            <w:rFonts w:eastAsia="Open Sans" w:cs="Open Sans" w:ascii="Tahoma" w:hAnsi="Tahoma"/>
            <w:color w:val="365F91" w:themeColor="accent1" w:themeShade="bf"/>
            <w:sz w:val="22"/>
            <w:szCs w:val="22"/>
          </w:rPr>
          <w:t>o que esvazia</w:t>
        </w:r>
      </w:ins>
      <w:r>
        <w:rPr>
          <w:rFonts w:eastAsia="Open Sans" w:cs="Open Sans" w:ascii="Tahoma" w:hAnsi="Tahoma"/>
          <w:color w:val="365F91" w:themeColor="accent1" w:themeShade="bf"/>
          <w:sz w:val="22"/>
          <w:szCs w:val="22"/>
        </w:rPr>
        <w:t xml:space="preserve"> o caráter universal da assistência social e </w:t>
      </w:r>
      <w:del w:id="572" w:author="Claude (revisão)" w:date="2026-10-01T20:00:00Z">
        <w:r>
          <w:rPr>
            <w:rFonts w:eastAsia="Open Sans" w:cs="Open Sans" w:ascii="Tahoma" w:hAnsi="Tahoma"/>
            <w:b/>
            <w:bCs/>
            <w:color w:val="365F91" w:themeColor="accent1" w:themeShade="bf"/>
            <w:sz w:val="22"/>
            <w:szCs w:val="22"/>
          </w:rPr>
          <w:delText>agravando a marginalização que</w:delText>
        </w:r>
      </w:del>
      <w:ins w:id="573" w:author="Claude (revisão)" w:date="2026-10-01T20:00:00Z">
        <w:r>
          <w:rPr>
            <w:rFonts w:eastAsia="Open Sans" w:cs="Open Sans" w:ascii="Tahoma" w:hAnsi="Tahoma"/>
            <w:color w:val="365F91" w:themeColor="accent1" w:themeShade="bf"/>
            <w:sz w:val="22"/>
            <w:szCs w:val="22"/>
          </w:rPr>
          <w:t>contraria</w:t>
        </w:r>
      </w:ins>
      <w:r>
        <w:rPr>
          <w:rFonts w:eastAsia="Open Sans" w:cs="Open Sans" w:ascii="Tahoma" w:hAnsi="Tahoma"/>
          <w:color w:val="365F91" w:themeColor="accent1" w:themeShade="bf"/>
          <w:sz w:val="22"/>
          <w:szCs w:val="22"/>
        </w:rPr>
        <w:t xml:space="preserve"> o </w:t>
      </w:r>
      <w:del w:id="574" w:author="Claude (revisão)" w:date="2026-10-01T20:00:00Z">
        <w:r>
          <w:rPr>
            <w:rFonts w:eastAsia="Open Sans" w:cs="Open Sans" w:ascii="Tahoma" w:hAnsi="Tahoma"/>
            <w:b/>
            <w:bCs/>
            <w:color w:val="365F91" w:themeColor="accent1" w:themeShade="bf"/>
            <w:sz w:val="22"/>
            <w:szCs w:val="22"/>
          </w:rPr>
          <w:delText>Estado</w:delText>
        </w:r>
      </w:del>
      <w:ins w:id="575" w:author="Claude (revisão)" w:date="2026-10-01T20:00:00Z">
        <w:r>
          <w:rPr>
            <w:rFonts w:eastAsia="Open Sans" w:cs="Open Sans" w:ascii="Tahoma" w:hAnsi="Tahoma"/>
            <w:color w:val="365F91" w:themeColor="accent1" w:themeShade="bf"/>
            <w:sz w:val="22"/>
            <w:szCs w:val="22"/>
          </w:rPr>
          <w:t>princípio</w:t>
        </w:r>
      </w:ins>
      <w:r>
        <w:rPr>
          <w:rFonts w:eastAsia="Open Sans" w:cs="Open Sans" w:ascii="Tahoma" w:hAnsi="Tahoma"/>
          <w:color w:val="365F91" w:themeColor="accent1" w:themeShade="bf"/>
          <w:sz w:val="22"/>
          <w:szCs w:val="22"/>
        </w:rPr>
        <w:t xml:space="preserve"> </w:t>
      </w:r>
      <w:del w:id="576" w:author="Claude (revisão)" w:date="2026-10-01T20:00:00Z">
        <w:r>
          <w:rPr>
            <w:rFonts w:eastAsia="Open Sans" w:cs="Open Sans" w:ascii="Tahoma" w:hAnsi="Tahoma"/>
            <w:b/>
            <w:bCs/>
            <w:color w:val="365F91" w:themeColor="accent1" w:themeShade="bf"/>
            <w:sz w:val="22"/>
            <w:szCs w:val="22"/>
          </w:rPr>
          <w:delText>tem</w:delText>
        </w:r>
      </w:del>
      <w:ins w:id="577" w:author="Claude (revisão)" w:date="2026-10-01T20:00:00Z">
        <w:r>
          <w:rPr>
            <w:rFonts w:eastAsia="Open Sans" w:cs="Open Sans" w:ascii="Tahoma" w:hAnsi="Tahoma"/>
            <w:color w:val="365F91" w:themeColor="accent1" w:themeShade="bf"/>
            <w:sz w:val="22"/>
            <w:szCs w:val="22"/>
          </w:rPr>
          <w:t>da</w:t>
        </w:r>
      </w:ins>
      <w:r>
        <w:rPr>
          <w:rFonts w:eastAsia="Open Sans" w:cs="Open Sans" w:ascii="Tahoma" w:hAnsi="Tahoma"/>
          <w:color w:val="365F91" w:themeColor="accent1" w:themeShade="bf"/>
          <w:sz w:val="22"/>
          <w:szCs w:val="22"/>
        </w:rPr>
        <w:t xml:space="preserve"> </w:t>
      </w:r>
      <w:del w:id="578" w:author="Claude (revisão)" w:date="2026-10-01T20:00:00Z">
        <w:r>
          <w:rPr>
            <w:rFonts w:eastAsia="Open Sans" w:cs="Open Sans" w:ascii="Tahoma" w:hAnsi="Tahoma"/>
            <w:b/>
            <w:bCs/>
            <w:color w:val="365F91" w:themeColor="accent1" w:themeShade="bf"/>
            <w:sz w:val="22"/>
            <w:szCs w:val="22"/>
          </w:rPr>
          <w:delText>o dever constitucional</w:delText>
        </w:r>
      </w:del>
      <w:ins w:id="579" w:author="Claude (revisão)" w:date="2026-10-01T20:00:00Z">
        <w:r>
          <w:rPr>
            <w:rFonts w:eastAsia="Open Sans" w:cs="Open Sans" w:ascii="Tahoma" w:hAnsi="Tahoma"/>
            <w:color w:val="365F91" w:themeColor="accent1" w:themeShade="bf"/>
            <w:sz w:val="22"/>
            <w:szCs w:val="22"/>
          </w:rPr>
          <w:t>igualdade</w:t>
        </w:r>
      </w:ins>
      <w:r>
        <w:rPr>
          <w:rFonts w:eastAsia="Open Sans" w:cs="Open Sans" w:ascii="Tahoma" w:hAnsi="Tahoma"/>
          <w:color w:val="365F91" w:themeColor="accent1" w:themeShade="bf"/>
          <w:sz w:val="22"/>
          <w:szCs w:val="22"/>
        </w:rPr>
        <w:t xml:space="preserve"> de </w:t>
      </w:r>
      <w:del w:id="580" w:author="Claude (revisão)" w:date="2026-10-01T20:00:00Z">
        <w:r>
          <w:rPr>
            <w:rFonts w:eastAsia="Open Sans" w:cs="Open Sans" w:ascii="Tahoma" w:hAnsi="Tahoma"/>
            <w:b/>
            <w:bCs/>
            <w:color w:val="365F91" w:themeColor="accent1" w:themeShade="bf"/>
            <w:sz w:val="22"/>
            <w:szCs w:val="22"/>
          </w:rPr>
          <w:delText>erradicar.</w:delText>
        </w:r>
      </w:del>
      <w:ins w:id="581" w:author="Claude (revisão)" w:date="2026-10-01T20:00:00Z">
        <w:r>
          <w:rPr>
            <w:rFonts w:eastAsia="Open Sans" w:cs="Open Sans" w:ascii="Tahoma" w:hAnsi="Tahoma"/>
            <w:color w:val="365F91" w:themeColor="accent1" w:themeShade="bf"/>
            <w:sz w:val="22"/>
            <w:szCs w:val="22"/>
          </w:rPr>
          <w:t>direitos</w:t>
        </w:r>
      </w:ins>
      <w:r>
        <w:rPr>
          <w:rFonts w:eastAsia="Open Sans" w:cs="Open Sans" w:ascii="Tahoma" w:hAnsi="Tahoma"/>
          <w:color w:val="365F91" w:themeColor="accent1" w:themeShade="bf"/>
          <w:sz w:val="22"/>
          <w:szCs w:val="22"/>
        </w:rPr>
        <w:t xml:space="preserve"> </w:t>
      </w:r>
      <w:del w:id="582" w:author="Claude (revisão)" w:date="2026-10-01T20:00:00Z">
        <w:r>
          <w:rPr>
            <w:rFonts w:eastAsia="Open Sans" w:cs="Open Sans" w:ascii="Tahoma" w:hAnsi="Tahoma"/>
            <w:color w:val="365F91" w:themeColor="accent1" w:themeShade="bf"/>
            <w:sz w:val="22"/>
            <w:szCs w:val="22"/>
          </w:rPr>
          <w:delText>Ainda,</w:delText>
        </w:r>
      </w:del>
      <w:ins w:id="583" w:author="Claude (revisão)" w:date="2026-10-01T20:00:00Z">
        <w:r>
          <w:rPr>
            <w:rFonts w:eastAsia="Open Sans" w:cs="Open Sans" w:ascii="Tahoma" w:hAnsi="Tahoma"/>
            <w:color w:val="365F91" w:themeColor="accent1" w:themeShade="bf"/>
            <w:sz w:val="22"/>
            <w:szCs w:val="22"/>
          </w:rPr>
          <w:t>no acesso</w:t>
        </w:r>
      </w:ins>
      <w:r>
        <w:rPr>
          <w:rFonts w:eastAsia="Open Sans" w:cs="Open Sans" w:ascii="Tahoma" w:hAnsi="Tahoma"/>
          <w:color w:val="365F91" w:themeColor="accent1" w:themeShade="bf"/>
          <w:sz w:val="22"/>
          <w:szCs w:val="22"/>
        </w:rPr>
        <w:t xml:space="preserve"> ao</w:t>
      </w:r>
      <w:ins w:id="584" w:author="Claude (revisão)" w:date="2026-10-01T20:00:00Z">
        <w:r>
          <w:rPr>
            <w:rFonts w:eastAsia="Open Sans" w:cs="Open Sans" w:ascii="Tahoma" w:hAnsi="Tahoma"/>
            <w:color w:val="365F91" w:themeColor="accent1" w:themeShade="bf"/>
            <w:sz w:val="22"/>
            <w:szCs w:val="22"/>
          </w:rPr>
          <w:t xml:space="preserve"> atendimento (art. 4º, IV, da Lei nº 8.742/1993). Ao</w:t>
        </w:r>
      </w:ins>
      <w:r>
        <w:rPr>
          <w:rFonts w:eastAsia="Open Sans" w:cs="Open Sans" w:ascii="Tahoma" w:hAnsi="Tahoma"/>
          <w:color w:val="365F91" w:themeColor="accent1" w:themeShade="bf"/>
          <w:sz w:val="22"/>
          <w:szCs w:val="22"/>
        </w:rPr>
        <w:t xml:space="preserve"> inviabilizar o acesso de quem preenche todos os requisitos legais, </w:t>
      </w:r>
      <w:del w:id="585" w:author="Claude (revisão)" w:date="2026-10-01T20:00:00Z">
        <w:r>
          <w:rPr>
            <w:rFonts w:eastAsia="Open Sans" w:cs="Open Sans" w:ascii="Tahoma" w:hAnsi="Tahoma"/>
            <w:color w:val="365F91" w:themeColor="accent1" w:themeShade="bf"/>
            <w:sz w:val="22"/>
            <w:szCs w:val="22"/>
          </w:rPr>
          <w:delText>o</w:delText>
        </w:r>
      </w:del>
      <w:ins w:id="586" w:author="Claude (revisão)" w:date="2026-10-01T20:00:00Z">
        <w:r>
          <w:rPr>
            <w:rFonts w:eastAsia="Open Sans" w:cs="Open Sans" w:ascii="Tahoma" w:hAnsi="Tahoma"/>
            <w:color w:val="365F91" w:themeColor="accent1" w:themeShade="bf"/>
            <w:sz w:val="22"/>
            <w:szCs w:val="22"/>
          </w:rPr>
          <w:t>viola-se</w:t>
        </w:r>
      </w:ins>
      <w:r>
        <w:rPr>
          <w:rFonts w:eastAsia="Open Sans" w:cs="Open Sans" w:ascii="Tahoma" w:hAnsi="Tahoma"/>
          <w:color w:val="365F91" w:themeColor="accent1" w:themeShade="bf"/>
          <w:sz w:val="22"/>
          <w:szCs w:val="22"/>
        </w:rPr>
        <w:t xml:space="preserve"> </w:t>
      </w:r>
      <w:del w:id="587" w:author="Claude (revisão)" w:date="2026-10-01T20:00:00Z">
        <w:r>
          <w:rPr>
            <w:rFonts w:eastAsia="Open Sans" w:cs="Open Sans" w:ascii="Tahoma" w:hAnsi="Tahoma"/>
            <w:color w:val="365F91" w:themeColor="accent1" w:themeShade="bf"/>
            <w:sz w:val="22"/>
            <w:szCs w:val="22"/>
          </w:rPr>
          <w:delText>ente público viola</w:delText>
        </w:r>
      </w:del>
      <w:ins w:id="588" w:author="Claude (revisão)" w:date="2026-10-01T20:00:00Z">
        <w:r>
          <w:rPr>
            <w:rFonts w:eastAsia="Open Sans" w:cs="Open Sans" w:ascii="Tahoma" w:hAnsi="Tahoma"/>
            <w:color w:val="365F91" w:themeColor="accent1" w:themeShade="bf"/>
            <w:sz w:val="22"/>
            <w:szCs w:val="22"/>
          </w:rPr>
          <w:t>também</w:t>
        </w:r>
      </w:ins>
      <w:r>
        <w:rPr>
          <w:rFonts w:eastAsia="Open Sans" w:cs="Open Sans" w:ascii="Tahoma" w:hAnsi="Tahoma"/>
          <w:color w:val="365F91" w:themeColor="accent1" w:themeShade="bf"/>
          <w:sz w:val="22"/>
          <w:szCs w:val="22"/>
        </w:rPr>
        <w:t xml:space="preserve"> o </w:t>
      </w:r>
      <w:r>
        <w:rPr>
          <w:rFonts w:eastAsia="Open Sans" w:cs="Open Sans" w:ascii="Tahoma" w:hAnsi="Tahoma"/>
          <w:b/>
          <w:bCs/>
          <w:color w:val="365F91" w:themeColor="accent1" w:themeShade="bf"/>
          <w:sz w:val="22"/>
          <w:szCs w:val="22"/>
        </w:rPr>
        <w:t>direito fundamental à alimentação e à renda básica</w:t>
      </w:r>
      <w:r>
        <w:rPr>
          <w:rFonts w:eastAsia="Open Sans" w:cs="Open Sans" w:ascii="Tahoma" w:hAnsi="Tahoma"/>
          <w:color w:val="365F91" w:themeColor="accent1" w:themeShade="bf"/>
          <w:sz w:val="22"/>
          <w:szCs w:val="22"/>
        </w:rPr>
        <w:t xml:space="preserve"> (art. 6º, </w:t>
      </w:r>
      <w:r>
        <w:rPr>
          <w:rFonts w:eastAsia="Open Sans" w:cs="Open Sans" w:ascii="Tahoma" w:hAnsi="Tahoma"/>
          <w:i/>
          <w:iCs/>
          <w:color w:val="365F91" w:themeColor="accent1" w:themeShade="bf"/>
          <w:sz w:val="22"/>
          <w:szCs w:val="22"/>
        </w:rPr>
        <w:t>caput</w:t>
      </w:r>
      <w:r>
        <w:rPr>
          <w:rFonts w:eastAsia="Open Sans" w:cs="Open Sans" w:ascii="Tahoma" w:hAnsi="Tahoma"/>
          <w:color w:val="365F91" w:themeColor="accent1" w:themeShade="bf"/>
          <w:sz w:val="22"/>
          <w:szCs w:val="22"/>
        </w:rPr>
        <w:t xml:space="preserve"> e parágrafo </w:t>
      </w:r>
      <w:del w:id="589" w:author="Claude (revisão)" w:date="2026-10-01T20:00:00Z">
        <w:r>
          <w:rPr>
            <w:rFonts w:eastAsia="Open Sans" w:cs="Open Sans" w:ascii="Tahoma" w:hAnsi="Tahoma"/>
            <w:b/>
            <w:bCs/>
            <w:color w:val="365F91" w:themeColor="accent1" w:themeShade="bf"/>
            <w:sz w:val="22"/>
            <w:szCs w:val="22"/>
          </w:rPr>
          <w:delText>único, CF/88).</w:delText>
        </w:r>
      </w:del>
      <w:del w:id="590" w:author="Claude (revisão)" w:date="2026-10-01T20:00:00Z">
        <w:r>
          <w:rPr>
            <w:rFonts w:eastAsia="Open Sans" w:cs="Open Sans" w:ascii="Tahoma" w:hAnsi="Tahoma"/>
            <w:color w:val="365F91" w:themeColor="accent1" w:themeShade="bf"/>
            <w:sz w:val="22"/>
            <w:szCs w:val="22"/>
          </w:rPr>
          <w:delText xml:space="preserve"> </w:delText>
        </w:r>
      </w:del>
      <w:ins w:id="591" w:author="Claude (revisão)" w:date="2026-10-01T20:00:00Z">
        <w:r>
          <w:rPr>
            <w:rFonts w:eastAsia="Open Sans" w:cs="Open Sans" w:ascii="Tahoma" w:hAnsi="Tahoma"/>
            <w:color w:val="365F91" w:themeColor="accent1" w:themeShade="bf"/>
            <w:sz w:val="22"/>
            <w:szCs w:val="22"/>
          </w:rPr>
          <w:t>único).</w:t>
        </w:r>
      </w:ins>
    </w:p>
    <w:p>
      <w:pPr>
        <w:pStyle w:val="Normal"/>
        <w:spacing w:lineRule="auto" w:line="360" w:before="80" w:after="80"/>
        <w:ind w:right="569" w:firstLine="1134"/>
        <w:jc w:val="both"/>
        <w:rPr>
          <w:rFonts w:ascii="Tahoma" w:hAnsi="Tahoma"/>
          <w:sz w:val="22"/>
          <w:szCs w:val="22"/>
          <w:del w:id="595" w:author="Claude (revisão)" w:date="2026-10-01T20:00:00Z"/>
        </w:rPr>
      </w:pPr>
      <w:del w:id="592" w:author="Claude (revisão)" w:date="2026-10-01T20:00:00Z">
        <w:r>
          <w:rPr>
            <w:rFonts w:eastAsia="Open Sans" w:cs="Open Sans" w:ascii="Tahoma" w:hAnsi="Tahoma"/>
            <w:color w:val="365F91" w:themeColor="accent1" w:themeShade="bf"/>
            <w:sz w:val="22"/>
            <w:szCs w:val="22"/>
          </w:rPr>
          <w:delText xml:space="preserve">Ademais, a imposição de um teto percentual de famílias unipessoais no Programa Bolsa Família por Município subverte o </w:delText>
        </w:r>
      </w:del>
      <w:del w:id="593" w:author="Claude (revisão)" w:date="2026-10-01T20:00:00Z">
        <w:r>
          <w:rPr>
            <w:rFonts w:eastAsia="Open Sans" w:cs="Open Sans" w:ascii="Tahoma" w:hAnsi="Tahoma"/>
            <w:b/>
            <w:bCs/>
            <w:color w:val="365F91" w:themeColor="accent1" w:themeShade="bf"/>
            <w:sz w:val="22"/>
            <w:szCs w:val="22"/>
          </w:rPr>
          <w:delText>princípio da dignidade da pessoa humana e o mínimo existencial (art. 1º, III, CF/88),</w:delText>
        </w:r>
      </w:del>
      <w:del w:id="594" w:author="Claude (revisão)" w:date="2026-10-01T20:00:00Z">
        <w:r>
          <w:rPr>
            <w:rFonts w:eastAsia="Open Sans" w:cs="Open Sans" w:ascii="Tahoma" w:hAnsi="Tahoma"/>
            <w:color w:val="365F91" w:themeColor="accent1" w:themeShade="bf"/>
            <w:sz w:val="22"/>
            <w:szCs w:val="22"/>
          </w:rPr>
          <w:delText xml:space="preserve"> uma vez que condiciona a subsistência básica de indivíduos hipossuficientes a fatores demográficos alheios à realidade pessoal do indivíduo.</w:delText>
        </w:r>
      </w:del>
    </w:p>
    <w:p>
      <w:pPr>
        <w:pStyle w:val="Normal"/>
        <w:spacing w:lineRule="auto" w:line="360" w:before="80" w:after="80"/>
        <w:ind w:right="569" w:firstLine="1134"/>
        <w:jc w:val="both"/>
        <w:rPr>
          <w:rFonts w:ascii="Tahoma" w:hAnsi="Tahoma"/>
          <w:sz w:val="22"/>
          <w:szCs w:val="22"/>
        </w:rPr>
      </w:pPr>
      <w:ins w:id="596" w:author="Claude (revisão)" w:date="2026-10-01T20:00:00Z">
        <w:r>
          <w:rPr>
            <w:rFonts w:eastAsia="Open Sans" w:cs="Open Sans" w:ascii="Tahoma" w:hAnsi="Tahoma"/>
            <w:color w:val="365F91" w:themeColor="accent1" w:themeShade="bf"/>
            <w:sz w:val="22"/>
            <w:szCs w:val="22"/>
          </w:rPr>
          <w:t xml:space="preserve">Ademais, a imposição de teto percentual municipal subverte o </w:t>
        </w:r>
      </w:ins>
      <w:ins w:id="597" w:author="Claude (revisão)" w:date="2026-10-01T20:00:00Z">
        <w:r>
          <w:rPr>
            <w:rFonts w:eastAsia="Open Sans" w:cs="Open Sans" w:ascii="Tahoma" w:hAnsi="Tahoma"/>
            <w:b/>
            <w:bCs/>
            <w:color w:val="365F91" w:themeColor="accent1" w:themeShade="bf"/>
            <w:sz w:val="22"/>
            <w:szCs w:val="22"/>
          </w:rPr>
          <w:t>princípio da dignidade da pessoa humana e o mínimo existencial</w:t>
        </w:r>
      </w:ins>
      <w:ins w:id="598" w:author="Claude (revisão)" w:date="2026-10-01T20:00:00Z">
        <w:r>
          <w:rPr>
            <w:rFonts w:eastAsia="Open Sans" w:cs="Open Sans" w:ascii="Tahoma" w:hAnsi="Tahoma"/>
            <w:color w:val="365F91" w:themeColor="accent1" w:themeShade="bf"/>
            <w:sz w:val="22"/>
            <w:szCs w:val="22"/>
          </w:rPr>
          <w:t xml:space="preserve"> (art. 1º, III), pois condiciona a subsistência básica de pessoas hipossuficientes a fatores demográficos alheios à sua realidade pessoal. </w:t>
        </w:r>
      </w:ins>
      <w:r>
        <w:rPr>
          <w:rFonts w:eastAsia="Open Sans" w:cs="Open Sans" w:ascii="Tahoma" w:hAnsi="Tahoma"/>
          <w:color w:val="365F91" w:themeColor="accent1" w:themeShade="bf"/>
          <w:sz w:val="22"/>
          <w:szCs w:val="22"/>
        </w:rPr>
        <w:t xml:space="preserve">Por fim, a </w:t>
      </w:r>
      <w:del w:id="599" w:author="Claude (revisão)" w:date="2026-10-01T20:00:00Z">
        <w:r>
          <w:rPr>
            <w:rFonts w:eastAsia="Open Sans" w:cs="Open Sans" w:ascii="Tahoma" w:hAnsi="Tahoma"/>
            <w:color w:val="365F91" w:themeColor="accent1" w:themeShade="bf"/>
            <w:sz w:val="22"/>
            <w:szCs w:val="22"/>
          </w:rPr>
          <w:delText>introdução</w:delText>
        </w:r>
      </w:del>
      <w:ins w:id="600" w:author="Claude (revisão)" w:date="2026-10-01T20:00:00Z">
        <w:r>
          <w:rPr>
            <w:rFonts w:eastAsia="Open Sans" w:cs="Open Sans" w:ascii="Tahoma" w:hAnsi="Tahoma"/>
            <w:color w:val="365F91" w:themeColor="accent1" w:themeShade="bf"/>
            <w:sz w:val="22"/>
            <w:szCs w:val="22"/>
          </w:rPr>
          <w:t>criação</w:t>
        </w:r>
      </w:ins>
      <w:r>
        <w:rPr>
          <w:rFonts w:eastAsia="Open Sans" w:cs="Open Sans" w:ascii="Tahoma" w:hAnsi="Tahoma"/>
          <w:color w:val="365F91" w:themeColor="accent1" w:themeShade="bf"/>
          <w:sz w:val="22"/>
          <w:szCs w:val="22"/>
        </w:rPr>
        <w:t xml:space="preserve"> de barreiras inexistentes nos primórdios do </w:t>
      </w:r>
      <w:del w:id="601" w:author="Claude (revisão)" w:date="2026-10-01T20:00:00Z">
        <w:r>
          <w:rPr>
            <w:rFonts w:eastAsia="Open Sans" w:cs="Open Sans" w:ascii="Tahoma" w:hAnsi="Tahoma"/>
            <w:color w:val="365F91" w:themeColor="accent1" w:themeShade="bf"/>
            <w:sz w:val="22"/>
            <w:szCs w:val="22"/>
          </w:rPr>
          <w:delText>programa</w:delText>
        </w:r>
      </w:del>
      <w:ins w:id="602" w:author="Claude (revisão)" w:date="2026-10-01T20:00:00Z">
        <w:r>
          <w:rPr>
            <w:rFonts w:eastAsia="Open Sans" w:cs="Open Sans" w:ascii="Tahoma" w:hAnsi="Tahoma"/>
            <w:color w:val="365F91" w:themeColor="accent1" w:themeShade="bf"/>
            <w:sz w:val="22"/>
            <w:szCs w:val="22"/>
          </w:rPr>
          <w:t>Programa</w:t>
        </w:r>
      </w:ins>
      <w:r>
        <w:rPr>
          <w:rFonts w:eastAsia="Open Sans" w:cs="Open Sans" w:ascii="Tahoma" w:hAnsi="Tahoma"/>
          <w:color w:val="365F91" w:themeColor="accent1" w:themeShade="bf"/>
          <w:sz w:val="22"/>
          <w:szCs w:val="22"/>
        </w:rPr>
        <w:t xml:space="preserve"> configura nítido </w:t>
      </w:r>
      <w:r>
        <w:rPr>
          <w:rFonts w:eastAsia="Open Sans" w:cs="Open Sans" w:ascii="Tahoma" w:hAnsi="Tahoma"/>
          <w:b/>
          <w:bCs/>
          <w:color w:val="365F91" w:themeColor="accent1" w:themeShade="bf"/>
          <w:sz w:val="22"/>
          <w:szCs w:val="22"/>
        </w:rPr>
        <w:t>retrocesso social</w:t>
      </w:r>
      <w:r>
        <w:rPr>
          <w:rFonts w:eastAsia="Open Sans" w:cs="Open Sans" w:ascii="Tahoma" w:hAnsi="Tahoma"/>
          <w:color w:val="365F91" w:themeColor="accent1" w:themeShade="bf"/>
          <w:sz w:val="22"/>
          <w:szCs w:val="22"/>
        </w:rPr>
        <w:t xml:space="preserve">, pois restringe o alcance de </w:t>
      </w:r>
      <w:del w:id="603" w:author="Claude (revisão)" w:date="2026-10-01T20:00:00Z">
        <w:r>
          <w:rPr>
            <w:rFonts w:eastAsia="Open Sans" w:cs="Open Sans" w:ascii="Tahoma" w:hAnsi="Tahoma"/>
            <w:color w:val="365F91" w:themeColor="accent1" w:themeShade="bf"/>
            <w:sz w:val="22"/>
            <w:szCs w:val="22"/>
          </w:rPr>
          <w:delText xml:space="preserve">uma </w:delText>
        </w:r>
      </w:del>
      <w:r>
        <w:rPr>
          <w:rFonts w:eastAsia="Open Sans" w:cs="Open Sans" w:ascii="Tahoma" w:hAnsi="Tahoma"/>
          <w:color w:val="365F91" w:themeColor="accent1" w:themeShade="bf"/>
          <w:sz w:val="22"/>
          <w:szCs w:val="22"/>
        </w:rPr>
        <w:t xml:space="preserve">política pública consolidada sem </w:t>
      </w:r>
      <w:del w:id="604" w:author="Claude (revisão)" w:date="2026-10-01T20:00:00Z">
        <w:r>
          <w:rPr>
            <w:rFonts w:eastAsia="Open Sans" w:cs="Open Sans" w:ascii="Tahoma" w:hAnsi="Tahoma"/>
            <w:color w:val="365F91" w:themeColor="accent1" w:themeShade="bf"/>
            <w:sz w:val="22"/>
            <w:szCs w:val="22"/>
          </w:rPr>
          <w:delText xml:space="preserve">a oferta de </w:delText>
        </w:r>
      </w:del>
      <w:r>
        <w:rPr>
          <w:rFonts w:eastAsia="Open Sans" w:cs="Open Sans" w:ascii="Tahoma" w:hAnsi="Tahoma"/>
          <w:color w:val="365F91" w:themeColor="accent1" w:themeShade="bf"/>
          <w:sz w:val="22"/>
          <w:szCs w:val="22"/>
        </w:rPr>
        <w:t xml:space="preserve">medidas compensatórias, </w:t>
      </w:r>
      <w:del w:id="605" w:author="Claude (revisão)" w:date="2026-10-01T20:00:00Z">
        <w:r>
          <w:rPr>
            <w:rFonts w:eastAsia="Open Sans" w:cs="Open Sans" w:ascii="Tahoma" w:hAnsi="Tahoma"/>
            <w:color w:val="365F91" w:themeColor="accent1" w:themeShade="bf"/>
            <w:sz w:val="22"/>
            <w:szCs w:val="22"/>
          </w:rPr>
          <w:delText>rompendo</w:delText>
        </w:r>
      </w:del>
      <w:ins w:id="606" w:author="Claude (revisão)" w:date="2026-10-01T20:00:00Z">
        <w:r>
          <w:rPr>
            <w:rFonts w:eastAsia="Open Sans" w:cs="Open Sans" w:ascii="Tahoma" w:hAnsi="Tahoma"/>
            <w:color w:val="365F91" w:themeColor="accent1" w:themeShade="bf"/>
            <w:sz w:val="22"/>
            <w:szCs w:val="22"/>
          </w:rPr>
          <w:t>em</w:t>
        </w:r>
      </w:ins>
      <w:r>
        <w:rPr>
          <w:rFonts w:eastAsia="Open Sans" w:cs="Open Sans" w:ascii="Tahoma" w:hAnsi="Tahoma"/>
          <w:color w:val="365F91" w:themeColor="accent1" w:themeShade="bf"/>
          <w:sz w:val="22"/>
          <w:szCs w:val="22"/>
        </w:rPr>
        <w:t xml:space="preserve"> </w:t>
      </w:r>
      <w:del w:id="607" w:author="Claude (revisão)" w:date="2026-10-01T20:00:00Z">
        <w:r>
          <w:rPr>
            <w:rFonts w:eastAsia="Open Sans" w:cs="Open Sans" w:ascii="Tahoma" w:hAnsi="Tahoma"/>
            <w:color w:val="365F91" w:themeColor="accent1" w:themeShade="bf"/>
            <w:sz w:val="22"/>
            <w:szCs w:val="22"/>
          </w:rPr>
          <w:delText>com</w:delText>
        </w:r>
      </w:del>
      <w:ins w:id="608" w:author="Claude (revisão)" w:date="2026-10-01T20:00:00Z">
        <w:r>
          <w:rPr>
            <w:rFonts w:eastAsia="Open Sans" w:cs="Open Sans" w:ascii="Tahoma" w:hAnsi="Tahoma"/>
            <w:color w:val="365F91" w:themeColor="accent1" w:themeShade="bf"/>
            <w:sz w:val="22"/>
            <w:szCs w:val="22"/>
          </w:rPr>
          <w:t>afronta</w:t>
        </w:r>
      </w:ins>
      <w:r>
        <w:rPr>
          <w:rFonts w:eastAsia="Open Sans" w:cs="Open Sans" w:ascii="Tahoma" w:hAnsi="Tahoma"/>
          <w:color w:val="365F91" w:themeColor="accent1" w:themeShade="bf"/>
          <w:sz w:val="22"/>
          <w:szCs w:val="22"/>
        </w:rPr>
        <w:t xml:space="preserve"> </w:t>
      </w:r>
      <w:del w:id="609" w:author="Claude (revisão)" w:date="2026-10-01T20:00:00Z">
        <w:r>
          <w:rPr>
            <w:rFonts w:eastAsia="Open Sans" w:cs="Open Sans" w:ascii="Tahoma" w:hAnsi="Tahoma"/>
            <w:color w:val="365F91" w:themeColor="accent1" w:themeShade="bf"/>
            <w:sz w:val="22"/>
            <w:szCs w:val="22"/>
          </w:rPr>
          <w:delText>o compromisso de</w:delText>
        </w:r>
      </w:del>
      <w:ins w:id="610" w:author="Claude (revisão)" w:date="2026-10-01T20:00:00Z">
        <w:r>
          <w:rPr>
            <w:rFonts w:eastAsia="Open Sans" w:cs="Open Sans" w:ascii="Tahoma" w:hAnsi="Tahoma"/>
            <w:color w:val="365F91" w:themeColor="accent1" w:themeShade="bf"/>
            <w:sz w:val="22"/>
            <w:szCs w:val="22"/>
          </w:rPr>
          <w:t>à</w:t>
        </w:r>
      </w:ins>
      <w:r>
        <w:rPr>
          <w:rFonts w:eastAsia="Open Sans" w:cs="Open Sans" w:ascii="Tahoma" w:hAnsi="Tahoma"/>
          <w:color w:val="365F91" w:themeColor="accent1" w:themeShade="bf"/>
          <w:sz w:val="22"/>
          <w:szCs w:val="22"/>
        </w:rPr>
        <w:t xml:space="preserve"> evolução progressiva dos direitos sociais e </w:t>
      </w:r>
      <w:del w:id="611" w:author="Claude (revisão)" w:date="2026-10-01T20:00:00Z">
        <w:r>
          <w:rPr>
            <w:rFonts w:eastAsia="Open Sans" w:cs="Open Sans" w:ascii="Tahoma" w:hAnsi="Tahoma"/>
            <w:color w:val="365F91" w:themeColor="accent1" w:themeShade="bf"/>
            <w:sz w:val="22"/>
            <w:szCs w:val="22"/>
          </w:rPr>
          <w:delText>ferindo a</w:delText>
        </w:r>
      </w:del>
      <w:ins w:id="612" w:author="Claude (revisão)" w:date="2026-10-01T20:00:00Z">
        <w:r>
          <w:rPr>
            <w:rFonts w:eastAsia="Open Sans" w:cs="Open Sans" w:ascii="Tahoma" w:hAnsi="Tahoma"/>
            <w:color w:val="365F91" w:themeColor="accent1" w:themeShade="bf"/>
            <w:sz w:val="22"/>
            <w:szCs w:val="22"/>
          </w:rPr>
          <w:t>à</w:t>
        </w:r>
      </w:ins>
      <w:r>
        <w:rPr>
          <w:rFonts w:eastAsia="Open Sans" w:cs="Open Sans" w:ascii="Tahoma" w:hAnsi="Tahoma"/>
          <w:color w:val="365F91" w:themeColor="accent1" w:themeShade="bf"/>
          <w:sz w:val="22"/>
          <w:szCs w:val="22"/>
        </w:rPr>
        <w:t xml:space="preserve"> segurança jurídica dos mais vulneráveis, </w:t>
      </w:r>
      <w:del w:id="613" w:author="Claude (revisão)" w:date="2026-10-01T20:00:00Z">
        <w:r>
          <w:rPr>
            <w:rFonts w:eastAsia="Open Sans" w:cs="Open Sans" w:ascii="Tahoma" w:hAnsi="Tahoma"/>
            <w:color w:val="365F91" w:themeColor="accent1" w:themeShade="bf"/>
            <w:sz w:val="22"/>
            <w:szCs w:val="22"/>
          </w:rPr>
          <w:delText>ignorando</w:delText>
        </w:r>
      </w:del>
      <w:ins w:id="614" w:author="Claude (revisão)" w:date="2026-10-01T20:00:00Z">
        <w:r>
          <w:rPr>
            <w:rFonts w:eastAsia="Open Sans" w:cs="Open Sans" w:ascii="Tahoma" w:hAnsi="Tahoma"/>
            <w:color w:val="365F91" w:themeColor="accent1" w:themeShade="bf"/>
            <w:sz w:val="22"/>
            <w:szCs w:val="22"/>
          </w:rPr>
          <w:t>e ignora</w:t>
        </w:r>
      </w:ins>
      <w:r>
        <w:rPr>
          <w:rFonts w:eastAsia="Open Sans" w:cs="Open Sans" w:ascii="Tahoma" w:hAnsi="Tahoma"/>
          <w:color w:val="365F91" w:themeColor="accent1" w:themeShade="bf"/>
          <w:sz w:val="22"/>
          <w:szCs w:val="22"/>
        </w:rPr>
        <w:t xml:space="preserve"> o caminho apontado pelo STF no MI nº </w:t>
      </w:r>
      <w:del w:id="615" w:author="Claude (revisão)" w:date="2026-10-01T20:00:00Z">
        <w:r>
          <w:rPr>
            <w:rFonts w:eastAsia="Open Sans" w:cs="Open Sans" w:ascii="Tahoma" w:hAnsi="Tahoma"/>
            <w:color w:val="365F91" w:themeColor="accent1" w:themeShade="bf"/>
            <w:sz w:val="22"/>
            <w:szCs w:val="22"/>
          </w:rPr>
          <w:delText>7.300/DF</w:delText>
        </w:r>
      </w:del>
      <w:ins w:id="616" w:author="Claude (revisão)" w:date="2026-10-01T20:00:00Z">
        <w:r>
          <w:rPr>
            <w:rFonts w:eastAsia="Open Sans" w:cs="Open Sans" w:ascii="Tahoma" w:hAnsi="Tahoma"/>
            <w:color w:val="365F91" w:themeColor="accent1" w:themeShade="bf"/>
            <w:sz w:val="22"/>
            <w:szCs w:val="22"/>
          </w:rPr>
          <w:t>7.300/DF,</w:t>
        </w:r>
      </w:ins>
      <w:r>
        <w:rPr>
          <w:rFonts w:eastAsia="Open Sans" w:cs="Open Sans" w:ascii="Tahoma" w:hAnsi="Tahoma"/>
          <w:color w:val="365F91" w:themeColor="accent1" w:themeShade="bf"/>
          <w:sz w:val="22"/>
          <w:szCs w:val="22"/>
        </w:rPr>
        <w:t xml:space="preserve"> de ampliação do </w:t>
      </w:r>
      <w:del w:id="617" w:author="Claude (revisão)" w:date="2026-10-01T20:00:00Z">
        <w:r>
          <w:rPr>
            <w:rFonts w:eastAsia="Open Sans" w:cs="Open Sans" w:ascii="Tahoma" w:hAnsi="Tahoma"/>
            <w:color w:val="365F91" w:themeColor="accent1" w:themeShade="bf"/>
            <w:sz w:val="22"/>
            <w:szCs w:val="22"/>
          </w:rPr>
          <w:delText>escopo</w:delText>
        </w:r>
      </w:del>
      <w:ins w:id="618" w:author="Claude (revisão)" w:date="2026-10-01T20:00:00Z">
        <w:r>
          <w:rPr>
            <w:rFonts w:eastAsia="Open Sans" w:cs="Open Sans" w:ascii="Tahoma" w:hAnsi="Tahoma"/>
            <w:color w:val="365F91" w:themeColor="accent1" w:themeShade="bf"/>
            <w:sz w:val="22"/>
            <w:szCs w:val="22"/>
          </w:rPr>
          <w:t>alcance</w:t>
        </w:r>
      </w:ins>
      <w:r>
        <w:rPr>
          <w:rFonts w:eastAsia="Open Sans" w:cs="Open Sans" w:ascii="Tahoma" w:hAnsi="Tahoma"/>
          <w:color w:val="365F91" w:themeColor="accent1" w:themeShade="bf"/>
          <w:sz w:val="22"/>
          <w:szCs w:val="22"/>
        </w:rPr>
        <w:t xml:space="preserve"> do Programa.</w:t>
      </w:r>
    </w:p>
    <w:p>
      <w:pPr>
        <w:pStyle w:val="Normal"/>
        <w:spacing w:lineRule="auto" w:line="360" w:before="80" w:after="80"/>
        <w:ind w:right="569" w:firstLine="1134"/>
        <w:jc w:val="both"/>
        <w:rPr>
          <w:rFonts w:ascii="Tahoma" w:hAnsi="Tahoma"/>
          <w:sz w:val="22"/>
          <w:szCs w:val="22"/>
        </w:rPr>
      </w:pPr>
      <w:r>
        <w:rPr>
          <w:rFonts w:eastAsia="Open Sans" w:cs="Open Sans" w:ascii="Tahoma" w:hAnsi="Tahoma"/>
          <w:color w:val="365F91" w:themeColor="accent1" w:themeShade="bf"/>
          <w:sz w:val="22"/>
          <w:szCs w:val="22"/>
        </w:rPr>
        <w:t xml:space="preserve">No </w:t>
      </w:r>
      <w:del w:id="619" w:author="Claude (revisão)" w:date="2026-10-01T20:00:00Z">
        <w:r>
          <w:rPr>
            <w:rFonts w:eastAsia="Open Sans" w:cs="Open Sans" w:ascii="Tahoma" w:hAnsi="Tahoma"/>
            <w:color w:val="365F91" w:themeColor="accent1" w:themeShade="bf"/>
            <w:sz w:val="22"/>
            <w:szCs w:val="22"/>
          </w:rPr>
          <w:delText>supracitado</w:delText>
        </w:r>
      </w:del>
      <w:ins w:id="620" w:author="Claude (revisão)" w:date="2026-10-01T20:00:00Z">
        <w:r>
          <w:rPr>
            <w:rFonts w:eastAsia="Open Sans" w:cs="Open Sans" w:ascii="Tahoma" w:hAnsi="Tahoma"/>
            <w:color w:val="365F91" w:themeColor="accent1" w:themeShade="bf"/>
            <w:sz w:val="22"/>
            <w:szCs w:val="22"/>
          </w:rPr>
          <w:t>MI</w:t>
        </w:r>
      </w:ins>
      <w:r>
        <w:rPr>
          <w:rFonts w:eastAsia="Open Sans" w:cs="Open Sans" w:ascii="Tahoma" w:hAnsi="Tahoma"/>
          <w:color w:val="365F91" w:themeColor="accent1" w:themeShade="bf"/>
          <w:sz w:val="22"/>
          <w:szCs w:val="22"/>
        </w:rPr>
        <w:t xml:space="preserve"> </w:t>
      </w:r>
      <w:del w:id="621" w:author="Claude (revisão)" w:date="2026-10-01T20:00:00Z">
        <w:r>
          <w:rPr>
            <w:rFonts w:eastAsia="Open Sans" w:cs="Open Sans" w:ascii="Tahoma" w:hAnsi="Tahoma"/>
            <w:color w:val="365F91" w:themeColor="accent1" w:themeShade="bf"/>
            <w:sz w:val="22"/>
            <w:szCs w:val="22"/>
          </w:rPr>
          <w:delText>MI</w:delText>
        </w:r>
      </w:del>
      <w:ins w:id="622" w:author="Claude (revisão)" w:date="2026-10-01T20:00:00Z">
        <w:r>
          <w:rPr>
            <w:rFonts w:eastAsia="Open Sans" w:cs="Open Sans" w:ascii="Tahoma" w:hAnsi="Tahoma"/>
            <w:color w:val="365F91" w:themeColor="accent1" w:themeShade="bf"/>
            <w:sz w:val="22"/>
            <w:szCs w:val="22"/>
          </w:rPr>
          <w:t>nº</w:t>
        </w:r>
      </w:ins>
      <w:r>
        <w:rPr>
          <w:rFonts w:eastAsia="Open Sans" w:cs="Open Sans" w:ascii="Tahoma" w:hAnsi="Tahoma"/>
          <w:color w:val="365F91" w:themeColor="accent1" w:themeShade="bf"/>
          <w:sz w:val="22"/>
          <w:szCs w:val="22"/>
        </w:rPr>
        <w:t xml:space="preserve"> 7.300/DF, ajuizado pela Defensoria Pública da </w:t>
      </w:r>
      <w:del w:id="623" w:author="Claude (revisão)" w:date="2026-10-01T20:00:00Z">
        <w:r>
          <w:rPr>
            <w:rFonts w:eastAsia="Open Sans" w:cs="Open Sans" w:ascii="Tahoma" w:hAnsi="Tahoma"/>
            <w:color w:val="365F91" w:themeColor="accent1" w:themeShade="bf"/>
            <w:sz w:val="22"/>
            <w:szCs w:val="22"/>
          </w:rPr>
          <w:delText>União no STF,</w:delText>
        </w:r>
      </w:del>
      <w:ins w:id="624" w:author="Claude (revisão)" w:date="2026-10-01T20:00:00Z">
        <w:r>
          <w:rPr>
            <w:rFonts w:eastAsia="Open Sans" w:cs="Open Sans" w:ascii="Tahoma" w:hAnsi="Tahoma"/>
            <w:color w:val="365F91" w:themeColor="accent1" w:themeShade="bf"/>
            <w:sz w:val="22"/>
            <w:szCs w:val="22"/>
          </w:rPr>
          <w:t>União,</w:t>
        </w:r>
      </w:ins>
      <w:r>
        <w:rPr>
          <w:rFonts w:eastAsia="Open Sans" w:cs="Open Sans" w:ascii="Tahoma" w:hAnsi="Tahoma"/>
          <w:color w:val="365F91" w:themeColor="accent1" w:themeShade="bf"/>
          <w:sz w:val="22"/>
          <w:szCs w:val="22"/>
        </w:rPr>
        <w:t xml:space="preserve"> buscou-se tutelar o direito fundamental à renda básica de </w:t>
      </w:r>
      <w:del w:id="625" w:author="Claude (revisão)" w:date="2026-10-01T20:00:00Z">
        <w:r>
          <w:rPr>
            <w:rFonts w:eastAsia="Open Sans" w:cs="Open Sans" w:ascii="Tahoma" w:hAnsi="Tahoma"/>
            <w:color w:val="365F91" w:themeColor="accent1" w:themeShade="bf"/>
            <w:sz w:val="22"/>
            <w:szCs w:val="22"/>
          </w:rPr>
          <w:delText>cidadania</w:delText>
        </w:r>
      </w:del>
      <w:ins w:id="626" w:author="Claude (revisão)" w:date="2026-10-01T20:00:00Z">
        <w:r>
          <w:rPr>
            <w:rFonts w:eastAsia="Open Sans" w:cs="Open Sans" w:ascii="Tahoma" w:hAnsi="Tahoma"/>
            <w:color w:val="365F91" w:themeColor="accent1" w:themeShade="bf"/>
            <w:sz w:val="22"/>
            <w:szCs w:val="22"/>
          </w:rPr>
          <w:t>cidadania,</w:t>
        </w:r>
      </w:ins>
      <w:r>
        <w:rPr>
          <w:rFonts w:eastAsia="Open Sans" w:cs="Open Sans" w:ascii="Tahoma" w:hAnsi="Tahoma"/>
          <w:color w:val="365F91" w:themeColor="accent1" w:themeShade="bf"/>
          <w:sz w:val="22"/>
          <w:szCs w:val="22"/>
        </w:rPr>
        <w:t xml:space="preserve"> disciplinado no art. 1º da Lei nº </w:t>
      </w:r>
      <w:del w:id="627" w:author="Claude (revisão)" w:date="2026-10-01T20:00:00Z">
        <w:r>
          <w:rPr>
            <w:rFonts w:eastAsia="Open Sans" w:cs="Open Sans" w:ascii="Tahoma" w:hAnsi="Tahoma"/>
            <w:color w:val="365F91" w:themeColor="accent1" w:themeShade="bf"/>
            <w:sz w:val="22"/>
            <w:szCs w:val="22"/>
          </w:rPr>
          <w:delText>10.835/04,</w:delText>
        </w:r>
      </w:del>
      <w:ins w:id="628" w:author="Claude (revisão)" w:date="2026-10-01T20:00:00Z">
        <w:r>
          <w:rPr>
            <w:rFonts w:eastAsia="Open Sans" w:cs="Open Sans" w:ascii="Tahoma" w:hAnsi="Tahoma"/>
            <w:color w:val="365F91" w:themeColor="accent1" w:themeShade="bf"/>
            <w:sz w:val="22"/>
            <w:szCs w:val="22"/>
          </w:rPr>
          <w:t>10.835/2004.</w:t>
        </w:r>
      </w:ins>
      <w:r>
        <w:rPr>
          <w:rFonts w:eastAsia="Open Sans" w:cs="Open Sans" w:ascii="Tahoma" w:hAnsi="Tahoma"/>
          <w:color w:val="365F91" w:themeColor="accent1" w:themeShade="bf"/>
          <w:sz w:val="22"/>
          <w:szCs w:val="22"/>
        </w:rPr>
        <w:t xml:space="preserve"> </w:t>
      </w:r>
      <w:del w:id="629" w:author="Claude (revisão)" w:date="2026-10-01T20:00:00Z">
        <w:r>
          <w:rPr>
            <w:rFonts w:eastAsia="Open Sans" w:cs="Open Sans" w:ascii="Tahoma" w:hAnsi="Tahoma"/>
            <w:color w:val="365F91" w:themeColor="accent1" w:themeShade="bf"/>
            <w:sz w:val="22"/>
            <w:szCs w:val="22"/>
          </w:rPr>
          <w:delText>restando</w:delText>
        </w:r>
      </w:del>
      <w:ins w:id="630" w:author="Claude (revisão)" w:date="2026-10-01T20:00:00Z">
        <w:r>
          <w:rPr>
            <w:rFonts w:eastAsia="Open Sans" w:cs="Open Sans" w:ascii="Tahoma" w:hAnsi="Tahoma"/>
            <w:color w:val="365F91" w:themeColor="accent1" w:themeShade="bf"/>
            <w:sz w:val="22"/>
            <w:szCs w:val="22"/>
          </w:rPr>
          <w:t>O</w:t>
        </w:r>
      </w:ins>
      <w:r>
        <w:rPr>
          <w:rFonts w:eastAsia="Open Sans" w:cs="Open Sans" w:ascii="Tahoma" w:hAnsi="Tahoma"/>
          <w:color w:val="365F91" w:themeColor="accent1" w:themeShade="bf"/>
          <w:sz w:val="22"/>
          <w:szCs w:val="22"/>
        </w:rPr>
        <w:t xml:space="preserve"> </w:t>
      </w:r>
      <w:del w:id="631" w:author="Claude (revisão)" w:date="2026-10-01T20:00:00Z">
        <w:r>
          <w:rPr>
            <w:rFonts w:eastAsia="Open Sans" w:cs="Open Sans" w:ascii="Tahoma" w:hAnsi="Tahoma"/>
            <w:color w:val="365F91" w:themeColor="accent1" w:themeShade="bf"/>
            <w:sz w:val="22"/>
            <w:szCs w:val="22"/>
          </w:rPr>
          <w:delText>determinado</w:delText>
        </w:r>
      </w:del>
      <w:ins w:id="632" w:author="Claude (revisão)" w:date="2026-10-01T20:00:00Z">
        <w:r>
          <w:rPr>
            <w:rFonts w:eastAsia="Open Sans" w:cs="Open Sans" w:ascii="Tahoma" w:hAnsi="Tahoma"/>
            <w:color w:val="365F91" w:themeColor="accent1" w:themeShade="bf"/>
            <w:sz w:val="22"/>
            <w:szCs w:val="22"/>
          </w:rPr>
          <w:t>STF reconheceu a omissão na regulamentação do benefício e determinou</w:t>
        </w:r>
      </w:ins>
      <w:r>
        <w:rPr>
          <w:rFonts w:eastAsia="Open Sans" w:cs="Open Sans" w:ascii="Tahoma" w:hAnsi="Tahoma"/>
          <w:color w:val="365F91" w:themeColor="accent1" w:themeShade="bf"/>
          <w:sz w:val="22"/>
          <w:szCs w:val="22"/>
        </w:rPr>
        <w:t xml:space="preserve"> ao </w:t>
      </w:r>
      <w:r>
        <w:rPr>
          <w:rFonts w:eastAsia="Open Sans" w:cs="Open Sans" w:ascii="Tahoma" w:hAnsi="Tahoma"/>
          <w:b/>
          <w:bCs/>
          <w:color w:val="365F91" w:themeColor="accent1" w:themeShade="bf"/>
          <w:sz w:val="22"/>
          <w:szCs w:val="22"/>
        </w:rPr>
        <w:t>Governo Federal a implementação, a partir de 2022,</w:t>
      </w:r>
      <w:del w:id="633" w:author="Claude (revisão)" w:date="2026-10-01T20:00:00Z">
        <w:r>
          <w:rPr>
            <w:rFonts w:eastAsia="Open Sans" w:cs="Open Sans" w:ascii="Tahoma" w:hAnsi="Tahoma"/>
            <w:b/>
            <w:bCs/>
            <w:color w:val="365F91" w:themeColor="accent1" w:themeShade="bf"/>
            <w:sz w:val="22"/>
            <w:szCs w:val="22"/>
          </w:rPr>
          <w:delText xml:space="preserve"> do pagamento</w:delText>
        </w:r>
      </w:del>
      <w:r>
        <w:rPr>
          <w:rFonts w:eastAsia="Open Sans" w:cs="Open Sans" w:ascii="Tahoma" w:hAnsi="Tahoma"/>
          <w:b/>
          <w:bCs/>
          <w:color w:val="365F91" w:themeColor="accent1" w:themeShade="bf"/>
          <w:sz w:val="22"/>
          <w:szCs w:val="22"/>
        </w:rPr>
        <w:t xml:space="preserve"> do programa de renda básica de cidadania para os brasileiros em situação de extrema pobreza e pobreza</w:t>
      </w:r>
      <w:r>
        <w:rPr>
          <w:rFonts w:eastAsia="Open Sans" w:cs="Open Sans" w:ascii="Tahoma" w:hAnsi="Tahoma"/>
          <w:color w:val="365F91" w:themeColor="accent1" w:themeShade="bf"/>
          <w:sz w:val="22"/>
          <w:szCs w:val="22"/>
        </w:rPr>
        <w:t xml:space="preserve">, com renda </w:t>
      </w:r>
      <w:r>
        <w:rPr>
          <w:rFonts w:eastAsia="Open Sans" w:cs="Open Sans" w:ascii="Tahoma" w:hAnsi="Tahoma"/>
          <w:i/>
          <w:iCs/>
          <w:color w:val="365F91" w:themeColor="accent1" w:themeShade="bf"/>
          <w:sz w:val="22"/>
          <w:szCs w:val="22"/>
        </w:rPr>
        <w:t>per capita</w:t>
      </w:r>
      <w:r>
        <w:rPr>
          <w:rFonts w:eastAsia="Open Sans" w:cs="Open Sans" w:ascii="Tahoma" w:hAnsi="Tahoma"/>
          <w:color w:val="365F91" w:themeColor="accent1" w:themeShade="bf"/>
          <w:sz w:val="22"/>
          <w:szCs w:val="22"/>
        </w:rPr>
        <w:t xml:space="preserve"> inferior a R$ 89 e R$ 178, </w:t>
      </w:r>
      <w:del w:id="634" w:author="Claude (revisão)" w:date="2026-10-01T20:00:00Z">
        <w:r>
          <w:rPr>
            <w:rFonts w:eastAsia="Open Sans" w:cs="Open Sans" w:ascii="Tahoma" w:hAnsi="Tahoma"/>
            <w:color w:val="365F91" w:themeColor="accent1" w:themeShade="bf"/>
            <w:sz w:val="22"/>
            <w:szCs w:val="22"/>
          </w:rPr>
          <w:delText>respectivamente.</w:delText>
        </w:r>
      </w:del>
      <w:ins w:id="635" w:author="Claude (revisão)" w:date="2026-10-01T20:00:00Z">
        <w:r>
          <w:rPr>
            <w:rFonts w:eastAsia="Open Sans" w:cs="Open Sans" w:ascii="Tahoma" w:hAnsi="Tahoma"/>
            <w:color w:val="365F91" w:themeColor="accent1" w:themeShade="bf"/>
            <w:sz w:val="22"/>
            <w:szCs w:val="22"/>
          </w:rPr>
          <w:t>respectivamente,</w:t>
        </w:r>
      </w:ins>
      <w:r>
        <w:rPr>
          <w:rFonts w:eastAsia="Open Sans" w:cs="Open Sans" w:ascii="Tahoma" w:hAnsi="Tahoma"/>
          <w:color w:val="365F91" w:themeColor="accent1" w:themeShade="bf"/>
          <w:sz w:val="22"/>
          <w:szCs w:val="22"/>
        </w:rPr>
        <w:t xml:space="preserve"> </w:t>
      </w:r>
      <w:del w:id="636" w:author="Claude (revisão)" w:date="2026-10-01T20:00:00Z">
        <w:r>
          <w:rPr>
            <w:rFonts w:eastAsia="Open Sans" w:cs="Open Sans" w:ascii="Tahoma" w:hAnsi="Tahoma"/>
            <w:color w:val="365F91" w:themeColor="accent1" w:themeShade="bf"/>
            <w:sz w:val="22"/>
            <w:szCs w:val="22"/>
          </w:rPr>
          <w:delText>Na ótica da Corte,</w:delText>
        </w:r>
      </w:del>
      <w:del w:id="637" w:author="Claude (revisão)" w:date="2026-10-01T20:00:00Z">
        <w:r>
          <w:rPr>
            <w:rFonts w:eastAsia="Open Sans" w:cs="Open Sans" w:ascii="Tahoma" w:hAnsi="Tahoma"/>
            <w:b/>
            <w:bCs/>
            <w:color w:val="365F91" w:themeColor="accent1" w:themeShade="bf"/>
            <w:sz w:val="22"/>
            <w:szCs w:val="22"/>
          </w:rPr>
          <w:delText xml:space="preserve"> houve omissão na regulamentação do benefício, anteriormente previsto na Lei 10.835/2004</w:delText>
        </w:r>
      </w:del>
      <w:del w:id="638" w:author="Claude (revisão)" w:date="2026-10-01T20:00:00Z">
        <w:r>
          <w:rPr>
            <w:rFonts w:eastAsia="Open Sans" w:cs="Open Sans" w:ascii="Tahoma" w:hAnsi="Tahoma"/>
            <w:color w:val="365F91" w:themeColor="accent1" w:themeShade="bf"/>
            <w:sz w:val="22"/>
            <w:szCs w:val="22"/>
          </w:rPr>
          <w:delText>, de modo que</w:delText>
        </w:r>
      </w:del>
      <w:ins w:id="639" w:author="Claude (revisão)" w:date="2026-10-01T20:00:00Z">
        <w:r>
          <w:rPr>
            <w:rFonts w:eastAsia="Open Sans" w:cs="Open Sans" w:ascii="Tahoma" w:hAnsi="Tahoma"/>
            <w:color w:val="365F91" w:themeColor="accent1" w:themeShade="bf"/>
            <w:sz w:val="22"/>
            <w:szCs w:val="22"/>
          </w:rPr>
          <w:t>devendo</w:t>
        </w:r>
      </w:ins>
      <w:r>
        <w:rPr>
          <w:rFonts w:eastAsia="Open Sans" w:cs="Open Sans" w:ascii="Tahoma" w:hAnsi="Tahoma"/>
          <w:color w:val="365F91" w:themeColor="accent1" w:themeShade="bf"/>
          <w:sz w:val="22"/>
          <w:szCs w:val="22"/>
        </w:rPr>
        <w:t xml:space="preserve"> o Poder Executivo</w:t>
      </w:r>
      <w:del w:id="640" w:author="Claude (revisão)" w:date="2026-10-01T20:00:00Z">
        <w:r>
          <w:rPr>
            <w:rFonts w:eastAsia="Open Sans" w:cs="Open Sans" w:ascii="Tahoma" w:hAnsi="Tahoma"/>
            <w:b/>
            <w:bCs/>
            <w:color w:val="365F91" w:themeColor="accent1" w:themeShade="bf"/>
            <w:sz w:val="22"/>
            <w:szCs w:val="22"/>
            <w:u w:val="single"/>
          </w:rPr>
          <w:delText xml:space="preserve"> Federal deverá</w:delText>
        </w:r>
      </w:del>
      <w:r>
        <w:rPr>
          <w:rFonts w:eastAsia="Open Sans" w:cs="Open Sans" w:ascii="Tahoma" w:hAnsi="Tahoma"/>
          <w:color w:val="365F91" w:themeColor="accent1" w:themeShade="bf"/>
          <w:sz w:val="22"/>
          <w:szCs w:val="22"/>
        </w:rPr>
        <w:t xml:space="preserve"> adotar todas as medidas legais </w:t>
      </w:r>
      <w:del w:id="641" w:author="Claude (revisão)" w:date="2026-10-01T20:00:00Z">
        <w:r>
          <w:rPr>
            <w:rFonts w:eastAsia="Open Sans" w:cs="Open Sans" w:ascii="Tahoma" w:hAnsi="Tahoma"/>
            <w:b/>
            <w:bCs/>
            <w:color w:val="365F91" w:themeColor="accent1" w:themeShade="bf"/>
            <w:sz w:val="22"/>
            <w:szCs w:val="22"/>
            <w:u w:val="single"/>
          </w:rPr>
          <w:delText>cabíveis</w:delText>
        </w:r>
      </w:del>
      <w:ins w:id="642" w:author="Claude (revisão)" w:date="2026-10-01T20:00:00Z">
        <w:r>
          <w:rPr>
            <w:rFonts w:eastAsia="Open Sans" w:cs="Open Sans" w:ascii="Tahoma" w:hAnsi="Tahoma"/>
            <w:color w:val="365F91" w:themeColor="accent1" w:themeShade="bf"/>
            <w:sz w:val="22"/>
            <w:szCs w:val="22"/>
          </w:rPr>
          <w:t>cabíveis,</w:t>
        </w:r>
      </w:ins>
      <w:r>
        <w:rPr>
          <w:rFonts w:eastAsia="Open Sans" w:cs="Open Sans" w:ascii="Tahoma" w:hAnsi="Tahoma"/>
          <w:color w:val="365F91" w:themeColor="accent1" w:themeShade="bf"/>
          <w:sz w:val="22"/>
          <w:szCs w:val="22"/>
        </w:rPr>
        <w:t xml:space="preserve"> </w:t>
      </w:r>
      <w:del w:id="643" w:author="Claude (revisão)" w:date="2026-10-01T20:00:00Z">
        <w:r>
          <w:rPr>
            <w:rFonts w:eastAsia="Open Sans" w:cs="Open Sans" w:ascii="Tahoma" w:hAnsi="Tahoma"/>
            <w:b/>
            <w:bCs/>
            <w:color w:val="365F91" w:themeColor="accent1" w:themeShade="bf"/>
            <w:sz w:val="22"/>
            <w:szCs w:val="22"/>
            <w:u w:val="single"/>
          </w:rPr>
          <w:delText>para</w:delText>
        </w:r>
      </w:del>
      <w:ins w:id="644" w:author="Claude (revisão)" w:date="2026-10-01T20:00:00Z">
        <w:r>
          <w:rPr>
            <w:rFonts w:eastAsia="Open Sans" w:cs="Open Sans" w:ascii="Tahoma" w:hAnsi="Tahoma"/>
            <w:color w:val="365F91" w:themeColor="accent1" w:themeShade="bf"/>
            <w:sz w:val="22"/>
            <w:szCs w:val="22"/>
          </w:rPr>
          <w:t>inclusive</w:t>
        </w:r>
      </w:ins>
      <w:r>
        <w:rPr>
          <w:rFonts w:eastAsia="Open Sans" w:cs="Open Sans" w:ascii="Tahoma" w:hAnsi="Tahoma"/>
          <w:color w:val="365F91" w:themeColor="accent1" w:themeShade="bf"/>
          <w:sz w:val="22"/>
          <w:szCs w:val="22"/>
        </w:rPr>
        <w:t xml:space="preserve"> a </w:t>
      </w:r>
      <w:del w:id="645" w:author="Claude (revisão)" w:date="2026-10-01T20:00:00Z">
        <w:r>
          <w:rPr>
            <w:rFonts w:eastAsia="Open Sans" w:cs="Open Sans" w:ascii="Tahoma" w:hAnsi="Tahoma"/>
            <w:b/>
            <w:bCs/>
            <w:color w:val="365F91" w:themeColor="accent1" w:themeShade="bf"/>
            <w:sz w:val="22"/>
            <w:szCs w:val="22"/>
            <w:u w:val="single"/>
          </w:rPr>
          <w:delText>implementação do benefício de renda básica da cidadania</w:delText>
        </w:r>
      </w:del>
      <w:del w:id="646" w:author="Claude (revisão)" w:date="2026-10-01T20:00:00Z">
        <w:r>
          <w:rPr>
            <w:rFonts w:eastAsia="Open Sans" w:cs="Open Sans" w:ascii="Tahoma" w:hAnsi="Tahoma"/>
            <w:color w:val="365F91" w:themeColor="accent1" w:themeShade="bf"/>
            <w:sz w:val="22"/>
            <w:szCs w:val="22"/>
          </w:rPr>
          <w:delText>, inclusive mediante alteração</w:delText>
        </w:r>
      </w:del>
      <w:ins w:id="647" w:author="Claude (revisão)" w:date="2026-10-01T20:00:00Z">
        <w:r>
          <w:rPr>
            <w:rFonts w:eastAsia="Open Sans" w:cs="Open Sans" w:ascii="Tahoma" w:hAnsi="Tahoma"/>
            <w:color w:val="365F91" w:themeColor="accent1" w:themeShade="bf"/>
            <w:sz w:val="22"/>
            <w:szCs w:val="22"/>
          </w:rPr>
          <w:t>adequação</w:t>
        </w:r>
      </w:ins>
      <w:r>
        <w:rPr>
          <w:rFonts w:eastAsia="Open Sans" w:cs="Open Sans" w:ascii="Tahoma" w:hAnsi="Tahoma"/>
          <w:color w:val="365F91" w:themeColor="accent1" w:themeShade="bf"/>
          <w:sz w:val="22"/>
          <w:szCs w:val="22"/>
        </w:rPr>
        <w:t xml:space="preserve"> do Plano Plurianual </w:t>
      </w:r>
      <w:del w:id="648" w:author="Claude (revisão)" w:date="2026-10-01T20:00:00Z">
        <w:r>
          <w:rPr>
            <w:rFonts w:eastAsia="Open Sans" w:cs="Open Sans" w:ascii="Tahoma" w:hAnsi="Tahoma"/>
            <w:color w:val="365F91" w:themeColor="accent1" w:themeShade="bf"/>
            <w:sz w:val="22"/>
            <w:szCs w:val="22"/>
          </w:rPr>
          <w:delText>(PPA) e da previsão</w:delText>
        </w:r>
      </w:del>
      <w:ins w:id="649" w:author="Claude (revisão)" w:date="2026-10-01T20:00:00Z">
        <w:r>
          <w:rPr>
            <w:rFonts w:eastAsia="Open Sans" w:cs="Open Sans" w:ascii="Tahoma" w:hAnsi="Tahoma"/>
            <w:color w:val="365F91" w:themeColor="accent1" w:themeShade="bf"/>
            <w:sz w:val="22"/>
            <w:szCs w:val="22"/>
          </w:rPr>
          <w:t>(PPA),</w:t>
        </w:r>
      </w:ins>
      <w:r>
        <w:rPr>
          <w:rFonts w:eastAsia="Open Sans" w:cs="Open Sans" w:ascii="Tahoma" w:hAnsi="Tahoma"/>
          <w:color w:val="365F91" w:themeColor="accent1" w:themeShade="bf"/>
          <w:sz w:val="22"/>
          <w:szCs w:val="22"/>
        </w:rPr>
        <w:t xml:space="preserve"> da Lei de Diretrizes Orçamentárias (LDO) e da Lei Orçamentária Anual (LOA) de 2022.</w:t>
      </w:r>
    </w:p>
    <w:p>
      <w:pPr>
        <w:pStyle w:val="Normal"/>
        <w:spacing w:lineRule="auto" w:line="360" w:before="192" w:after="192"/>
        <w:ind w:right="569" w:firstLine="1134"/>
        <w:jc w:val="both"/>
        <w:rPr>
          <w:del w:id="652" w:author="Claude (revisão)" w:date="2026-10-01T20:00:00Z"/>
        </w:rPr>
      </w:pPr>
      <w:del w:id="650" w:author="Claude (revisão)" w:date="2026-10-01T20:00:00Z">
        <w:r>
          <w:drawing>
            <wp:anchor behindDoc="0" distT="0" distB="0" distL="0" distR="0" simplePos="0" locked="0" layoutInCell="1" allowOverlap="1" relativeHeight="0">
              <wp:simplePos x="0" y="0"/>
              <wp:positionH relativeFrom="margin">
                <wp:align>right</wp:align>
              </wp:positionH>
              <wp:positionV relativeFrom="paragraph">
                <wp:posOffset>987425</wp:posOffset>
              </wp:positionV>
              <wp:extent cx="6471920" cy="1989455"/>
              <wp:effectExtent l="0" t="0" r="0" b="0"/>
              <wp:wrapTopAndBottom/>
              <wp:docPr id="3" name="image2.pn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2.png" descr=""/>
                      <pic:cNvPicPr>
                        <a:picLocks noChangeAspect="1" noChangeArrowheads="1"/>
                      </pic:cNvPicPr>
                    </pic:nvPicPr>
                    <pic:blipFill>
                      <a:blip r:embed="rId5"/>
                      <a:stretch>
                        <a:fillRect/>
                      </a:stretch>
                    </pic:blipFill>
                    <pic:spPr bwMode="auto">
                      <a:xfrm>
                        <a:off x="0" y="0"/>
                        <a:ext cx="6471920" cy="1989455"/>
                      </a:xfrm>
                      <a:prstGeom prst="rect">
                        <a:avLst/>
                      </a:prstGeom>
                    </pic:spPr>
                  </pic:pic>
                </a:graphicData>
              </a:graphic>
            </wp:anchor>
          </w:drawing>
        </w:r>
      </w:del>
      <w:del w:id="651" w:author="Claude (revisão)" w:date="2026-10-01T20:00:00Z">
        <w:r>
          <w:rPr>
            <w:rFonts w:eastAsia="Open Sans" w:cs="Open Sans" w:ascii="Tahoma" w:hAnsi="Tahoma"/>
            <w:color w:val="365F91" w:themeColor="accent1" w:themeShade="bf"/>
            <w:sz w:val="22"/>
            <w:szCs w:val="22"/>
          </w:rPr>
          <w:delText>É no sentido de ampliar o alcance do Programa que a jurisprudência tem reconhecido o direito à contemplação dos beneficiários pelo Bolsa Família, quando preenchidos os requisitos legais, independentemente do limite estabelecido para famílias unipessoais:</w:delText>
        </w:r>
      </w:del>
    </w:p>
    <w:p>
      <w:pPr>
        <w:pStyle w:val="Normal"/>
        <w:spacing w:lineRule="auto" w:line="360" w:before="192" w:after="192"/>
        <w:ind w:right="569" w:firstLine="1134"/>
        <w:jc w:val="both"/>
        <w:rPr/>
      </w:pPr>
      <w:ins w:id="653" w:author="Claude (revisão)" w:date="2026-10-01T20:00:00Z">
        <w:r>
          <w:rPr>
            <w:rFonts w:eastAsia="Open Sans" w:cs="Open Sans" w:ascii="Tahoma" w:hAnsi="Tahoma"/>
            <w:color w:val="365F91" w:themeColor="accent1" w:themeShade="bf"/>
            <w:sz w:val="22"/>
            <w:szCs w:val="22"/>
          </w:rPr>
          <w:t>Os</w:t>
        </w:r>
      </w:ins>
      <w:r>
        <w:rPr>
          <w:rFonts w:eastAsia="Open Sans" w:cs="Open Sans" w:ascii="Tahoma" w:hAnsi="Tahoma"/>
          <w:color w:val="365F91" w:themeColor="accent1" w:themeShade="bf"/>
          <w:sz w:val="22"/>
          <w:szCs w:val="22"/>
        </w:rPr>
        <w:t xml:space="preserve"> </w:t>
      </w:r>
      <w:del w:id="654" w:author="Claude (revisão)" w:date="2026-10-01T20:00:00Z">
        <w:r>
          <w:rPr>
            <w:rFonts w:eastAsia="Open Sans" w:cs="Open Sans" w:ascii="Tahoma" w:hAnsi="Tahoma"/>
            <w:color w:val="365F91" w:themeColor="accent1" w:themeShade="bf"/>
            <w:sz w:val="22"/>
            <w:szCs w:val="22"/>
          </w:rPr>
          <w:delText>Vale</w:delText>
        </w:r>
      </w:del>
      <w:ins w:id="655" w:author="Claude (revisão)" w:date="2026-10-01T20:00:00Z">
        <w:r>
          <w:rPr>
            <w:rFonts w:eastAsia="Open Sans" w:cs="Open Sans" w:ascii="Tahoma" w:hAnsi="Tahoma"/>
            <w:color w:val="365F91" w:themeColor="accent1" w:themeShade="bf"/>
            <w:sz w:val="22"/>
            <w:szCs w:val="22"/>
          </w:rPr>
          <w:t>fundamentos</w:t>
        </w:r>
      </w:ins>
      <w:r>
        <w:rPr>
          <w:rFonts w:eastAsia="Open Sans" w:cs="Open Sans" w:ascii="Tahoma" w:hAnsi="Tahoma"/>
          <w:color w:val="365F91" w:themeColor="accent1" w:themeShade="bf"/>
          <w:sz w:val="22"/>
          <w:szCs w:val="22"/>
        </w:rPr>
        <w:t xml:space="preserve"> </w:t>
      </w:r>
      <w:del w:id="656" w:author="Claude (revisão)" w:date="2026-10-01T20:00:00Z">
        <w:r>
          <w:rPr>
            <w:rFonts w:eastAsia="Open Sans" w:cs="Open Sans" w:ascii="Tahoma" w:hAnsi="Tahoma"/>
            <w:color w:val="365F91" w:themeColor="accent1" w:themeShade="bf"/>
            <w:sz w:val="22"/>
            <w:szCs w:val="22"/>
          </w:rPr>
          <w:delText xml:space="preserve">ressaltar que, em caso semelhante ao presente, foi distribuído o </w:delText>
        </w:r>
      </w:del>
      <w:del w:id="657" w:author="Claude (revisão)" w:date="2026-10-01T20:00:00Z">
        <w:r>
          <w:rPr>
            <w:rStyle w:val="Strong"/>
            <w:rFonts w:eastAsia="Open Sans" w:cs="Open Sans" w:ascii="Tahoma" w:hAnsi="Tahoma"/>
            <w:color w:val="365F91" w:themeColor="accent1" w:themeShade="bf"/>
            <w:sz w:val="22"/>
            <w:szCs w:val="22"/>
          </w:rPr>
          <w:delText>ARE 1550140/PE</w:delText>
        </w:r>
      </w:del>
      <w:del w:id="658" w:author="Claude (revisão)" w:date="2026-10-01T20:00:00Z">
        <w:r>
          <w:rPr>
            <w:rFonts w:eastAsia="Open Sans" w:cs="Open Sans" w:ascii="Tahoma" w:hAnsi="Tahoma"/>
            <w:color w:val="365F91" w:themeColor="accent1" w:themeShade="bf"/>
            <w:sz w:val="22"/>
            <w:szCs w:val="22"/>
          </w:rPr>
          <w:delText xml:space="preserve"> ao Supremo Tribunal Federal para análise</w:delText>
        </w:r>
      </w:del>
      <w:ins w:id="659" w:author="Claude (revisão)" w:date="2026-10-01T20:00:00Z">
        <w:r>
          <w:rPr>
            <w:rFonts w:eastAsia="Open Sans" w:cs="Open Sans" w:ascii="Tahoma" w:hAnsi="Tahoma"/>
            <w:color w:val="365F91" w:themeColor="accent1" w:themeShade="bf"/>
            <w:sz w:val="22"/>
            <w:szCs w:val="22"/>
          </w:rPr>
          <w:t>constitucionais</w:t>
        </w:r>
      </w:ins>
      <w:r>
        <w:rPr>
          <w:rFonts w:eastAsia="Open Sans" w:cs="Open Sans" w:ascii="Tahoma" w:hAnsi="Tahoma"/>
          <w:color w:val="365F91" w:themeColor="accent1" w:themeShade="bf"/>
          <w:sz w:val="22"/>
          <w:szCs w:val="22"/>
        </w:rPr>
        <w:t xml:space="preserve"> da </w:t>
      </w:r>
      <w:del w:id="660" w:author="Claude (revisão)" w:date="2026-10-01T20:00:00Z">
        <w:r>
          <w:rPr>
            <w:rFonts w:eastAsia="Open Sans" w:cs="Open Sans" w:ascii="Tahoma" w:hAnsi="Tahoma"/>
            <w:color w:val="365F91" w:themeColor="accent1" w:themeShade="bf"/>
            <w:sz w:val="22"/>
            <w:szCs w:val="22"/>
          </w:rPr>
          <w:delText xml:space="preserve">admissibilidade da Repercussão Geral da matéria, o que reforça a </w:delText>
        </w:r>
      </w:del>
      <w:del w:id="661" w:author="Claude (revisão)" w:date="2026-10-01T20:00:00Z">
        <w:r>
          <w:rPr>
            <w:rStyle w:val="Strong"/>
            <w:rFonts w:eastAsia="Open Sans" w:cs="Open Sans" w:ascii="Tahoma" w:hAnsi="Tahoma"/>
            <w:color w:val="365F91" w:themeColor="accent1" w:themeShade="bf"/>
            <w:sz w:val="22"/>
            <w:szCs w:val="22"/>
          </w:rPr>
          <w:delText xml:space="preserve">necessidade da declaração de </w:delText>
        </w:r>
      </w:del>
      <w:r>
        <w:rPr>
          <w:rFonts w:eastAsia="Open Sans" w:cs="Open Sans" w:ascii="Tahoma" w:hAnsi="Tahoma"/>
          <w:color w:val="365F91" w:themeColor="accent1" w:themeShade="bf"/>
          <w:sz w:val="22"/>
          <w:szCs w:val="22"/>
        </w:rPr>
        <w:t>inconstitucionalidade</w:t>
      </w:r>
      <w:del w:id="662" w:author="Claude (revisão)" w:date="2026-10-01T20:00:00Z">
        <w:r>
          <w:rPr>
            <w:rStyle w:val="Strong"/>
            <w:rFonts w:eastAsia="Open Sans" w:cs="Open Sans" w:ascii="Tahoma" w:hAnsi="Tahoma"/>
            <w:color w:val="365F91" w:themeColor="accent1" w:themeShade="bf"/>
            <w:sz w:val="22"/>
            <w:szCs w:val="22"/>
          </w:rPr>
          <w:delText xml:space="preserve"> incidental</w:delText>
        </w:r>
      </w:del>
      <w:r>
        <w:rPr>
          <w:rFonts w:eastAsia="Open Sans" w:cs="Open Sans" w:ascii="Tahoma" w:hAnsi="Tahoma"/>
          <w:color w:val="365F91" w:themeColor="accent1" w:themeShade="bf"/>
          <w:sz w:val="22"/>
          <w:szCs w:val="22"/>
        </w:rPr>
        <w:t xml:space="preserve"> do </w:t>
      </w:r>
      <w:del w:id="663" w:author="Claude (revisão)" w:date="2026-10-01T20:00:00Z">
        <w:r>
          <w:rPr>
            <w:rStyle w:val="Strong"/>
            <w:rFonts w:eastAsia="Open Sans" w:cs="Open Sans" w:ascii="Tahoma" w:hAnsi="Tahoma"/>
            <w:color w:val="365F91" w:themeColor="accent1" w:themeShade="bf"/>
            <w:sz w:val="22"/>
            <w:szCs w:val="22"/>
          </w:rPr>
          <w:delText>artigo</w:delText>
        </w:r>
      </w:del>
      <w:ins w:id="664" w:author="Claude (revisão)" w:date="2026-10-01T20:00:00Z">
        <w:r>
          <w:rPr>
            <w:rFonts w:eastAsia="Open Sans" w:cs="Open Sans" w:ascii="Tahoma" w:hAnsi="Tahoma"/>
            <w:color w:val="365F91" w:themeColor="accent1" w:themeShade="bf"/>
            <w:sz w:val="22"/>
            <w:szCs w:val="22"/>
          </w:rPr>
          <w:t>art.</w:t>
        </w:r>
      </w:ins>
      <w:r>
        <w:rPr>
          <w:rFonts w:eastAsia="Open Sans" w:cs="Open Sans" w:ascii="Tahoma" w:hAnsi="Tahoma"/>
          <w:color w:val="365F91" w:themeColor="accent1" w:themeShade="bf"/>
          <w:sz w:val="22"/>
          <w:szCs w:val="22"/>
        </w:rPr>
        <w:t xml:space="preserve"> 12-A da Lei nº 14.601/2023, </w:t>
      </w:r>
      <w:del w:id="665" w:author="Claude (revisão)" w:date="2026-10-01T20:00:00Z">
        <w:r>
          <w:rPr>
            <w:rFonts w:eastAsia="Open Sans" w:cs="Open Sans" w:ascii="Tahoma" w:hAnsi="Tahoma"/>
            <w:color w:val="365F91" w:themeColor="accent1" w:themeShade="bf"/>
            <w:sz w:val="22"/>
            <w:szCs w:val="22"/>
          </w:rPr>
          <w:delText>pelos</w:delText>
        </w:r>
      </w:del>
      <w:ins w:id="666" w:author="Claude (revisão)" w:date="2026-10-01T20:00:00Z">
        <w:r>
          <w:rPr>
            <w:rFonts w:eastAsia="Open Sans" w:cs="Open Sans" w:ascii="Tahoma" w:hAnsi="Tahoma"/>
            <w:color w:val="365F91" w:themeColor="accent1" w:themeShade="bf"/>
            <w:sz w:val="22"/>
            <w:szCs w:val="22"/>
          </w:rPr>
          <w:t>desenvolvidos</w:t>
        </w:r>
      </w:ins>
      <w:r>
        <w:rPr>
          <w:rFonts w:eastAsia="Open Sans" w:cs="Open Sans" w:ascii="Tahoma" w:hAnsi="Tahoma"/>
          <w:color w:val="365F91" w:themeColor="accent1" w:themeShade="bf"/>
          <w:sz w:val="22"/>
          <w:szCs w:val="22"/>
        </w:rPr>
        <w:t xml:space="preserve"> </w:t>
      </w:r>
      <w:del w:id="667" w:author="Claude (revisão)" w:date="2026-10-01T20:00:00Z">
        <w:r>
          <w:rPr>
            <w:rFonts w:eastAsia="Open Sans" w:cs="Open Sans" w:ascii="Tahoma" w:hAnsi="Tahoma"/>
            <w:color w:val="365F91" w:themeColor="accent1" w:themeShade="bf"/>
            <w:sz w:val="22"/>
            <w:szCs w:val="22"/>
          </w:rPr>
          <w:delText>seguintes</w:delText>
        </w:r>
      </w:del>
      <w:ins w:id="668" w:author="Claude (revisão)" w:date="2026-10-01T20:00:00Z">
        <w:r>
          <w:rPr>
            <w:rFonts w:eastAsia="Open Sans" w:cs="Open Sans" w:ascii="Tahoma" w:hAnsi="Tahoma"/>
            <w:color w:val="365F91" w:themeColor="accent1" w:themeShade="bf"/>
            <w:sz w:val="22"/>
            <w:szCs w:val="22"/>
          </w:rPr>
          <w:t>acima,</w:t>
        </w:r>
      </w:ins>
      <w:r>
        <w:rPr>
          <w:rFonts w:eastAsia="Open Sans" w:cs="Open Sans" w:ascii="Tahoma" w:hAnsi="Tahoma"/>
          <w:color w:val="365F91" w:themeColor="accent1" w:themeShade="bf"/>
          <w:sz w:val="22"/>
          <w:szCs w:val="22"/>
        </w:rPr>
        <w:t xml:space="preserve"> </w:t>
      </w:r>
      <w:del w:id="669" w:author="Claude (revisão)" w:date="2026-10-01T20:00:00Z">
        <w:r>
          <w:rPr>
            <w:rFonts w:eastAsia="Open Sans" w:cs="Open Sans" w:ascii="Tahoma" w:hAnsi="Tahoma"/>
            <w:color w:val="365F91" w:themeColor="accent1" w:themeShade="bf"/>
            <w:sz w:val="22"/>
            <w:szCs w:val="22"/>
          </w:rPr>
          <w:delText>fundamentos:</w:delText>
        </w:r>
      </w:del>
      <w:ins w:id="670" w:author="Claude (revisão)" w:date="2026-10-01T20:00:00Z">
        <w:r>
          <w:rPr>
            <w:rFonts w:eastAsia="Open Sans" w:cs="Open Sans" w:ascii="Tahoma" w:hAnsi="Tahoma"/>
            <w:color w:val="365F91" w:themeColor="accent1" w:themeShade="bf"/>
            <w:sz w:val="22"/>
            <w:szCs w:val="22"/>
          </w:rPr>
          <w:t>estão sintetizados no quadro a seguir:</w:t>
        </w:r>
      </w:ins>
    </w:p>
    <w:p>
      <w:pPr>
        <w:pStyle w:val="Normal"/>
        <w:spacing w:lineRule="auto" w:line="360" w:before="80" w:after="80"/>
        <w:ind w:right="569" w:hanging="0"/>
        <w:jc w:val="both"/>
        <w:rPr>
          <w:rFonts w:ascii="Tahoma" w:hAnsi="Tahoma" w:cs="Open Sans"/>
          <w:color w:val="365F91" w:themeColor="accent1" w:themeShade="bf"/>
          <w:sz w:val="22"/>
          <w:szCs w:val="22"/>
        </w:rPr>
      </w:pPr>
      <w:r>
        <w:rPr>
          <w:rFonts w:cs="Open Sans" w:ascii="Tahoma" w:hAnsi="Tahoma"/>
          <w:color w:val="365F91" w:themeColor="accent1" w:themeShade="bf"/>
          <w:sz w:val="22"/>
          <w:szCs w:val="22"/>
        </w:rPr>
      </w:r>
    </w:p>
    <w:p>
      <w:pPr>
        <w:pStyle w:val="Normal"/>
        <w:spacing w:lineRule="auto" w:line="360" w:before="80" w:after="80"/>
        <w:ind w:right="569" w:hanging="0"/>
        <w:jc w:val="both"/>
        <w:rPr>
          <w:rFonts w:ascii="Tahoma" w:hAnsi="Tahoma"/>
          <w:sz w:val="22"/>
          <w:szCs w:val="22"/>
        </w:rPr>
      </w:pPr>
      <w:r>
        <w:rPr/>
        <w:drawing>
          <wp:inline distT="0" distB="0" distL="0" distR="0">
            <wp:extent cx="6200140" cy="1905635"/>
            <wp:effectExtent l="0" t="0" r="0" b="0"/>
            <wp:docPr id="4" name="are_1550140_fundamentos.pn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are_1550140_fundamentos.png" descr=""/>
                    <pic:cNvPicPr>
                      <a:picLocks noChangeAspect="1" noChangeArrowheads="1"/>
                    </pic:cNvPicPr>
                  </pic:nvPicPr>
                  <pic:blipFill>
                    <a:blip r:embed="rId6"/>
                    <a:stretch>
                      <a:fillRect/>
                    </a:stretch>
                  </pic:blipFill>
                  <pic:spPr bwMode="auto">
                    <a:xfrm>
                      <a:off x="0" y="0"/>
                      <a:ext cx="6200140" cy="1905635"/>
                    </a:xfrm>
                    <a:prstGeom prst="rect">
                      <a:avLst/>
                    </a:prstGeom>
                  </pic:spPr>
                </pic:pic>
              </a:graphicData>
            </a:graphic>
          </wp:inline>
        </w:drawing>
      </w:r>
    </w:p>
    <w:p>
      <w:pPr>
        <w:pStyle w:val="Normal"/>
        <w:spacing w:lineRule="auto" w:line="360" w:before="80" w:after="80"/>
        <w:ind w:right="569" w:firstLine="1134"/>
        <w:jc w:val="both"/>
        <w:rPr>
          <w:rFonts w:ascii="Tahoma" w:hAnsi="Tahoma" w:cs="Open Sans"/>
          <w:color w:val="365F91" w:themeColor="accent1" w:themeShade="bf"/>
          <w:sz w:val="22"/>
          <w:szCs w:val="22"/>
        </w:rPr>
      </w:pPr>
      <w:r>
        <w:rPr>
          <w:rFonts w:cs="Open Sans" w:ascii="Tahoma" w:hAnsi="Tahoma"/>
          <w:color w:val="365F91" w:themeColor="accent1" w:themeShade="bf"/>
          <w:sz w:val="22"/>
          <w:szCs w:val="22"/>
        </w:rPr>
      </w:r>
    </w:p>
    <w:p>
      <w:pPr>
        <w:pStyle w:val="Normal"/>
        <w:spacing w:lineRule="auto" w:line="360" w:before="80" w:after="80"/>
        <w:ind w:right="569" w:firstLine="1134"/>
        <w:jc w:val="both"/>
        <w:rPr>
          <w:rFonts w:ascii="Tahoma" w:hAnsi="Tahoma"/>
          <w:sz w:val="22"/>
          <w:szCs w:val="22"/>
        </w:rPr>
      </w:pPr>
      <w:r>
        <w:rPr>
          <w:rFonts w:cs="Open Sans" w:ascii="Tahoma" w:hAnsi="Tahoma"/>
          <w:color w:val="365F91" w:themeColor="accent1" w:themeShade="bf"/>
          <w:sz w:val="22"/>
          <w:szCs w:val="22"/>
        </w:rPr>
        <w:t>Esses dispositivos são objeto do Recurso Extraordinário nº 1.614.224 interposto pela Defensoria Pública da União contra o acórdão da TNU no Tema 379, tendo a repercussão geral sido reconhecida, por unanimidade, pelo Plenário Virtual do Supremo Tribunal Federal (Tema 1.472 do STF), em acórdão publicado no DJE de 24/09/2026. O mérito ainda não foi julgado.</w:t>
      </w:r>
    </w:p>
    <w:p>
      <w:pPr>
        <w:pStyle w:val="Normal"/>
        <w:spacing w:lineRule="auto" w:line="360" w:before="80" w:after="80"/>
        <w:ind w:right="569" w:firstLine="1134"/>
        <w:jc w:val="both"/>
        <w:rPr>
          <w:rFonts w:ascii="Tahoma" w:hAnsi="Tahoma"/>
          <w:sz w:val="22"/>
          <w:szCs w:val="22"/>
        </w:rPr>
      </w:pPr>
      <w:r>
        <w:rPr>
          <w:rFonts w:cs="Open Sans" w:ascii="Tahoma" w:hAnsi="Tahoma"/>
          <w:color w:val="365F91" w:themeColor="accent1" w:themeShade="bf"/>
          <w:sz w:val="22"/>
          <w:szCs w:val="22"/>
        </w:rPr>
        <w:t>A pendência de julgamento, contudo, não obstaculiza o regular andamento e julgamento deste feito, porquanto o mero reconhecimento da repercussão geral não opera a suspensão automática das demandas correlatas, cuja determinação depende de ato expresso do Ministro Relator (art. 1.035, § 5º, do CPC), inexistente até o presente momento. Na remota hipótese de determinação superveniente de sobrestamento nacional, pugna-se pela imediata apreciação destacada da tutela de urgência, dado o incontroverso caráter alimentar da prestação.</w:t>
      </w:r>
    </w:p>
    <w:p>
      <w:pPr>
        <w:pStyle w:val="Normal"/>
        <w:spacing w:lineRule="auto" w:line="360" w:before="80" w:after="80"/>
        <w:ind w:right="569" w:firstLine="1134"/>
        <w:jc w:val="both"/>
        <w:rPr>
          <w:rFonts w:ascii="Tahoma" w:hAnsi="Tahoma"/>
          <w:sz w:val="22"/>
          <w:szCs w:val="22"/>
        </w:rPr>
      </w:pPr>
      <w:r>
        <w:rPr>
          <w:rFonts w:cs="Open Sans" w:ascii="Tahoma" w:hAnsi="Tahoma"/>
          <w:color w:val="365F91" w:themeColor="accent1" w:themeShade="bf"/>
          <w:sz w:val="22"/>
          <w:szCs w:val="22"/>
        </w:rPr>
        <w:t xml:space="preserve">Diante do exposto, requer </w:t>
      </w:r>
      <w:r>
        <w:rPr>
          <w:rFonts w:cs="Open Sans" w:ascii="Tahoma" w:hAnsi="Tahoma"/>
          <w:color w:val="365F91" w:themeColor="accent1" w:themeShade="bf"/>
          <w:sz w:val="22"/>
          <w:szCs w:val="22"/>
        </w:rPr>
        <w:t xml:space="preserve">seja realizado o </w:t>
      </w:r>
      <w:r>
        <w:rPr>
          <w:rFonts w:cs="Open Sans" w:ascii="Tahoma" w:hAnsi="Tahoma"/>
          <w:color w:val="365F91" w:themeColor="accent1" w:themeShade="bf"/>
          <w:sz w:val="22"/>
          <w:szCs w:val="22"/>
        </w:rPr>
        <w:t xml:space="preserve">controle incidental de constitucionalidade </w:t>
      </w:r>
      <w:r>
        <w:rPr>
          <w:rFonts w:cs="Open Sans" w:ascii="Tahoma" w:hAnsi="Tahoma"/>
          <w:color w:val="365F91" w:themeColor="accent1" w:themeShade="bf"/>
          <w:sz w:val="22"/>
          <w:szCs w:val="22"/>
        </w:rPr>
        <w:t xml:space="preserve">do art. 12-A da Lei nº 14.601/2023, acrescentado pela Lei nº 15.077/2024 e, declarada a inconstitucionalidade, por violação </w:t>
      </w:r>
      <w:r>
        <w:rPr>
          <w:rFonts w:cs="Open Sans" w:ascii="Tahoma" w:hAnsi="Tahoma"/>
          <w:color w:val="365F91" w:themeColor="accent1" w:themeShade="bf"/>
          <w:sz w:val="22"/>
          <w:szCs w:val="22"/>
        </w:rPr>
        <w:t xml:space="preserve">aos dispositivos acima indicados, </w:t>
      </w:r>
      <w:r>
        <w:rPr>
          <w:rFonts w:cs="Open Sans" w:ascii="Tahoma" w:hAnsi="Tahoma"/>
          <w:color w:val="365F91" w:themeColor="accent1" w:themeShade="bf"/>
          <w:sz w:val="22"/>
          <w:szCs w:val="22"/>
        </w:rPr>
        <w:t xml:space="preserve">requer </w:t>
      </w:r>
      <w:r>
        <w:rPr>
          <w:rFonts w:cs="Open Sans" w:ascii="Tahoma" w:hAnsi="Tahoma"/>
          <w:color w:val="365F91" w:themeColor="accent1" w:themeShade="bf"/>
          <w:sz w:val="22"/>
          <w:szCs w:val="22"/>
        </w:rPr>
        <w:t>seja julgado procedente o pedido de (re)ingresso da parte autora no Programa Bolsa Família.</w:t>
      </w:r>
    </w:p>
    <w:p>
      <w:pPr>
        <w:pStyle w:val="Normal"/>
        <w:spacing w:lineRule="auto" w:line="360" w:before="80" w:after="80"/>
        <w:ind w:right="569" w:hanging="0"/>
        <w:jc w:val="both"/>
        <w:rPr>
          <w:rFonts w:ascii="Tahoma" w:hAnsi="Tahoma" w:cs="Open Sans"/>
          <w:color w:val="365F91" w:themeColor="accent1" w:themeShade="bf"/>
          <w:sz w:val="22"/>
          <w:szCs w:val="22"/>
          <w:ins w:id="672" w:author="Claude (revisão)" w:date="2026-10-01T20:00:00Z"/>
        </w:rPr>
      </w:pPr>
      <w:ins w:id="671" w:author="Claude (revisão)" w:date="2026-10-01T20:00:00Z">
        <w:r>
          <w:rPr>
            <w:rFonts w:cs="Open Sans" w:ascii="Tahoma" w:hAnsi="Tahoma"/>
            <w:color w:val="365F91" w:themeColor="accent1" w:themeShade="bf"/>
            <w:sz w:val="22"/>
            <w:szCs w:val="22"/>
          </w:rPr>
        </w:r>
      </w:ins>
    </w:p>
    <w:p>
      <w:pPr>
        <w:pStyle w:val="Normal"/>
        <w:spacing w:lineRule="auto" w:line="360" w:before="80" w:after="80"/>
        <w:ind w:right="569" w:hanging="0"/>
        <w:jc w:val="both"/>
        <w:rPr>
          <w:rFonts w:ascii="Tahoma" w:hAnsi="Tahoma"/>
          <w:sz w:val="22"/>
          <w:szCs w:val="22"/>
        </w:rPr>
      </w:pPr>
      <w:del w:id="673" w:author="Claude (revisão)" w:date="2026-10-01T20:00:00Z">
        <w:r>
          <w:rPr>
            <w:rFonts w:eastAsia="Open Sans" w:cs="Open Sans" w:ascii="Tahoma" w:hAnsi="Tahoma"/>
            <w:b/>
            <w:bCs/>
            <w:i/>
            <w:iCs/>
            <w:color w:val="365F91" w:themeColor="accent1" w:themeShade="bf"/>
            <w:sz w:val="22"/>
            <w:szCs w:val="22"/>
          </w:rPr>
          <w:delText>VI.DO</w:delText>
        </w:r>
      </w:del>
      <w:ins w:id="674" w:author="Claude (revisão)" w:date="2026-10-01T20:00:00Z">
        <w:r>
          <w:rPr>
            <w:rFonts w:eastAsia="Open Sans" w:cs="Open Sans" w:ascii="Tahoma" w:hAnsi="Tahoma"/>
            <w:b/>
            <w:bCs/>
            <w:i/>
            <w:iCs/>
            <w:color w:val="365F91" w:themeColor="accent1" w:themeShade="bf"/>
            <w:sz w:val="22"/>
            <w:szCs w:val="22"/>
          </w:rPr>
          <w:t>VIII. DO</w:t>
        </w:r>
      </w:ins>
      <w:r>
        <w:rPr>
          <w:rFonts w:eastAsia="Open Sans" w:cs="Open Sans" w:ascii="Tahoma" w:hAnsi="Tahoma"/>
          <w:b/>
          <w:bCs/>
          <w:i/>
          <w:iCs/>
          <w:color w:val="365F91" w:themeColor="accent1" w:themeShade="bf"/>
          <w:sz w:val="22"/>
          <w:szCs w:val="22"/>
        </w:rPr>
        <w:t xml:space="preserve"> PREENCHIMENTO DOS REQUISITOS DA TUTELA </w:t>
      </w:r>
      <w:del w:id="675" w:author="Claude (revisão)" w:date="2026-10-01T20:00:00Z">
        <w:r>
          <w:rPr>
            <w:rFonts w:eastAsia="Open Sans" w:cs="Open Sans" w:ascii="Tahoma" w:hAnsi="Tahoma"/>
            <w:b/>
            <w:bCs/>
            <w:i/>
            <w:iCs/>
            <w:color w:val="365F91" w:themeColor="accent1" w:themeShade="bf"/>
            <w:sz w:val="22"/>
            <w:szCs w:val="22"/>
          </w:rPr>
          <w:delText xml:space="preserve">ANTECIPADA </w:delText>
        </w:r>
      </w:del>
      <w:r>
        <w:rPr>
          <w:rFonts w:eastAsia="Open Sans" w:cs="Open Sans" w:ascii="Tahoma" w:hAnsi="Tahoma"/>
          <w:b/>
          <w:bCs/>
          <w:i/>
          <w:iCs/>
          <w:color w:val="365F91" w:themeColor="accent1" w:themeShade="bf"/>
          <w:sz w:val="22"/>
          <w:szCs w:val="22"/>
        </w:rPr>
        <w:t xml:space="preserve">DE </w:t>
      </w:r>
      <w:del w:id="676" w:author="Claude (revisão)" w:date="2026-10-01T20:00:00Z">
        <w:r>
          <w:rPr>
            <w:rFonts w:eastAsia="Open Sans" w:cs="Open Sans" w:ascii="Tahoma" w:hAnsi="Tahoma"/>
            <w:b/>
            <w:bCs/>
            <w:i/>
            <w:iCs/>
            <w:color w:val="365F91" w:themeColor="accent1" w:themeShade="bf"/>
            <w:sz w:val="22"/>
            <w:szCs w:val="22"/>
          </w:rPr>
          <w:delText>URGÊNCIA.</w:delText>
        </w:r>
      </w:del>
      <w:ins w:id="677" w:author="Claude (revisão)" w:date="2026-10-01T20:00:00Z">
        <w:r>
          <w:rPr>
            <w:rFonts w:eastAsia="Open Sans" w:cs="Open Sans" w:ascii="Tahoma" w:hAnsi="Tahoma"/>
            <w:b/>
            <w:bCs/>
            <w:i/>
            <w:iCs/>
            <w:color w:val="365F91" w:themeColor="accent1" w:themeShade="bf"/>
            <w:sz w:val="22"/>
            <w:szCs w:val="22"/>
          </w:rPr>
          <w:t>URGÊNCIA</w:t>
        </w:r>
      </w:ins>
    </w:p>
    <w:p>
      <w:pPr>
        <w:pStyle w:val="Normal"/>
        <w:spacing w:lineRule="auto" w:line="360" w:before="80" w:after="80"/>
        <w:ind w:right="569" w:firstLine="1134"/>
        <w:jc w:val="both"/>
        <w:rPr>
          <w:rFonts w:ascii="Tahoma" w:hAnsi="Tahoma"/>
          <w:sz w:val="22"/>
          <w:szCs w:val="22"/>
        </w:rPr>
      </w:pPr>
      <w:del w:id="678" w:author="Claude (revisão)" w:date="2026-10-01T20:00:00Z">
        <w:r>
          <w:rPr>
            <w:rFonts w:eastAsia="Open Sans" w:cs="Open Sans" w:ascii="Tahoma" w:hAnsi="Tahoma"/>
            <w:color w:val="365F91" w:themeColor="accent1" w:themeShade="bf"/>
            <w:sz w:val="22"/>
            <w:szCs w:val="22"/>
          </w:rPr>
          <w:delText>Conforme</w:delText>
        </w:r>
      </w:del>
      <w:ins w:id="679" w:author="Claude (revisão)" w:date="2026-10-01T20:00:00Z">
        <w:r>
          <w:rPr>
            <w:rFonts w:eastAsia="Open Sans" w:cs="Open Sans" w:ascii="Tahoma" w:hAnsi="Tahoma"/>
            <w:color w:val="365F91" w:themeColor="accent1" w:themeShade="bf"/>
            <w:sz w:val="22"/>
            <w:szCs w:val="22"/>
          </w:rPr>
          <w:t>Nos</w:t>
        </w:r>
      </w:ins>
      <w:r>
        <w:rPr>
          <w:rFonts w:eastAsia="Open Sans" w:cs="Open Sans" w:ascii="Tahoma" w:hAnsi="Tahoma"/>
          <w:color w:val="365F91" w:themeColor="accent1" w:themeShade="bf"/>
          <w:sz w:val="22"/>
          <w:szCs w:val="22"/>
        </w:rPr>
        <w:t xml:space="preserve"> </w:t>
      </w:r>
      <w:del w:id="680" w:author="Claude (revisão)" w:date="2026-10-01T20:00:00Z">
        <w:r>
          <w:rPr>
            <w:rFonts w:eastAsia="Open Sans" w:cs="Open Sans" w:ascii="Tahoma" w:hAnsi="Tahoma"/>
            <w:color w:val="365F91" w:themeColor="accent1" w:themeShade="bf"/>
            <w:sz w:val="22"/>
            <w:szCs w:val="22"/>
          </w:rPr>
          <w:delText>determina</w:delText>
        </w:r>
      </w:del>
      <w:ins w:id="681" w:author="Claude (revisão)" w:date="2026-10-01T20:00:00Z">
        <w:r>
          <w:rPr>
            <w:rFonts w:eastAsia="Open Sans" w:cs="Open Sans" w:ascii="Tahoma" w:hAnsi="Tahoma"/>
            <w:color w:val="365F91" w:themeColor="accent1" w:themeShade="bf"/>
            <w:sz w:val="22"/>
            <w:szCs w:val="22"/>
          </w:rPr>
          <w:t>termos</w:t>
        </w:r>
      </w:ins>
      <w:r>
        <w:rPr>
          <w:rFonts w:eastAsia="Open Sans" w:cs="Open Sans" w:ascii="Tahoma" w:hAnsi="Tahoma"/>
          <w:color w:val="365F91" w:themeColor="accent1" w:themeShade="bf"/>
          <w:sz w:val="22"/>
          <w:szCs w:val="22"/>
        </w:rPr>
        <w:t xml:space="preserve"> </w:t>
      </w:r>
      <w:del w:id="682" w:author="Claude (revisão)" w:date="2026-10-01T20:00:00Z">
        <w:r>
          <w:rPr>
            <w:rFonts w:eastAsia="Open Sans" w:cs="Open Sans" w:ascii="Tahoma" w:hAnsi="Tahoma"/>
            <w:color w:val="365F91" w:themeColor="accent1" w:themeShade="bf"/>
            <w:sz w:val="22"/>
            <w:szCs w:val="22"/>
          </w:rPr>
          <w:delText>o</w:delText>
        </w:r>
      </w:del>
      <w:ins w:id="683" w:author="Claude (revisão)" w:date="2026-10-01T20:00:00Z">
        <w:r>
          <w:rPr>
            <w:rFonts w:eastAsia="Open Sans" w:cs="Open Sans" w:ascii="Tahoma" w:hAnsi="Tahoma"/>
            <w:color w:val="365F91" w:themeColor="accent1" w:themeShade="bf"/>
            <w:sz w:val="22"/>
            <w:szCs w:val="22"/>
          </w:rPr>
          <w:t>do</w:t>
        </w:r>
      </w:ins>
      <w:r>
        <w:rPr>
          <w:rFonts w:eastAsia="Open Sans" w:cs="Open Sans" w:ascii="Tahoma" w:hAnsi="Tahoma"/>
          <w:color w:val="365F91" w:themeColor="accent1" w:themeShade="bf"/>
          <w:sz w:val="22"/>
          <w:szCs w:val="22"/>
        </w:rPr>
        <w:t xml:space="preserve"> </w:t>
      </w:r>
      <w:del w:id="684" w:author="Claude (revisão)" w:date="2026-10-01T20:00:00Z">
        <w:r>
          <w:rPr>
            <w:rFonts w:eastAsia="Open Sans" w:cs="Open Sans" w:ascii="Tahoma" w:hAnsi="Tahoma"/>
            <w:color w:val="365F91" w:themeColor="accent1" w:themeShade="bf"/>
            <w:sz w:val="22"/>
            <w:szCs w:val="22"/>
          </w:rPr>
          <w:delText>artigo</w:delText>
        </w:r>
      </w:del>
      <w:ins w:id="685" w:author="Claude (revisão)" w:date="2026-10-01T20:00:00Z">
        <w:r>
          <w:rPr>
            <w:rFonts w:eastAsia="Open Sans" w:cs="Open Sans" w:ascii="Tahoma" w:hAnsi="Tahoma"/>
            <w:color w:val="365F91" w:themeColor="accent1" w:themeShade="bf"/>
            <w:sz w:val="22"/>
            <w:szCs w:val="22"/>
          </w:rPr>
          <w:t>art.</w:t>
        </w:r>
      </w:ins>
      <w:r>
        <w:rPr>
          <w:rFonts w:eastAsia="Open Sans" w:cs="Open Sans" w:ascii="Tahoma" w:hAnsi="Tahoma"/>
          <w:color w:val="365F91" w:themeColor="accent1" w:themeShade="bf"/>
          <w:sz w:val="22"/>
          <w:szCs w:val="22"/>
        </w:rPr>
        <w:t xml:space="preserve"> 300 do </w:t>
      </w:r>
      <w:del w:id="686" w:author="Claude (revisão)" w:date="2026-10-01T20:00:00Z">
        <w:r>
          <w:rPr>
            <w:rFonts w:eastAsia="Open Sans" w:cs="Open Sans" w:ascii="Tahoma" w:hAnsi="Tahoma"/>
            <w:color w:val="365F91" w:themeColor="accent1" w:themeShade="bf"/>
            <w:sz w:val="22"/>
            <w:szCs w:val="22"/>
          </w:rPr>
          <w:delText>CPC,</w:delText>
        </w:r>
      </w:del>
      <w:ins w:id="687" w:author="Claude (revisão)" w:date="2026-10-01T20:00:00Z">
        <w:r>
          <w:rPr>
            <w:rFonts w:eastAsia="Open Sans" w:cs="Open Sans" w:ascii="Tahoma" w:hAnsi="Tahoma"/>
            <w:color w:val="365F91" w:themeColor="accent1" w:themeShade="bf"/>
            <w:sz w:val="22"/>
            <w:szCs w:val="22"/>
          </w:rPr>
          <w:t>Código de Processo Civil, aplicável também aos Juizados Especiais Federais (art. 4º da Lei nº 10.259/2001),</w:t>
        </w:r>
      </w:ins>
      <w:r>
        <w:rPr>
          <w:rFonts w:eastAsia="Open Sans" w:cs="Open Sans" w:ascii="Tahoma" w:hAnsi="Tahoma"/>
          <w:color w:val="365F91" w:themeColor="accent1" w:themeShade="bf"/>
          <w:sz w:val="22"/>
          <w:szCs w:val="22"/>
        </w:rPr>
        <w:t xml:space="preserve"> a tutela de urgência será concedida quando houver elementos que evidenciem a </w:t>
      </w:r>
      <w:r>
        <w:rPr>
          <w:rFonts w:eastAsia="Open Sans" w:cs="Open Sans" w:ascii="Tahoma" w:hAnsi="Tahoma"/>
          <w:b/>
          <w:bCs/>
          <w:color w:val="365F91" w:themeColor="accent1" w:themeShade="bf"/>
          <w:sz w:val="22"/>
          <w:szCs w:val="22"/>
        </w:rPr>
        <w:t>probabilidade do direito</w:t>
      </w:r>
      <w:r>
        <w:rPr>
          <w:rFonts w:eastAsia="Open Sans" w:cs="Open Sans" w:ascii="Tahoma" w:hAnsi="Tahoma"/>
          <w:color w:val="365F91" w:themeColor="accent1" w:themeShade="bf"/>
          <w:sz w:val="22"/>
          <w:szCs w:val="22"/>
        </w:rPr>
        <w:t xml:space="preserve"> e o </w:t>
      </w:r>
      <w:r>
        <w:rPr>
          <w:rFonts w:eastAsia="Open Sans" w:cs="Open Sans" w:ascii="Tahoma" w:hAnsi="Tahoma"/>
          <w:b/>
          <w:bCs/>
          <w:color w:val="365F91" w:themeColor="accent1" w:themeShade="bf"/>
          <w:sz w:val="22"/>
          <w:szCs w:val="22"/>
        </w:rPr>
        <w:t xml:space="preserve">perigo de dano ou </w:t>
      </w:r>
      <w:ins w:id="688" w:author="Claude (revisão)" w:date="2026-10-01T20:00:00Z">
        <w:r>
          <w:rPr>
            <w:rFonts w:eastAsia="Open Sans" w:cs="Open Sans" w:ascii="Tahoma" w:hAnsi="Tahoma"/>
            <w:b/>
            <w:bCs/>
            <w:color w:val="365F91" w:themeColor="accent1" w:themeShade="bf"/>
            <w:sz w:val="22"/>
            <w:szCs w:val="22"/>
          </w:rPr>
          <w:t xml:space="preserve">o </w:t>
        </w:r>
      </w:ins>
      <w:r>
        <w:rPr>
          <w:rFonts w:eastAsia="Open Sans" w:cs="Open Sans" w:ascii="Tahoma" w:hAnsi="Tahoma"/>
          <w:b/>
          <w:bCs/>
          <w:color w:val="365F91" w:themeColor="accent1" w:themeShade="bf"/>
          <w:sz w:val="22"/>
          <w:szCs w:val="22"/>
        </w:rPr>
        <w:t>risco ao resultado útil do processo</w:t>
      </w:r>
      <w:r>
        <w:rPr>
          <w:rFonts w:eastAsia="Open Sans" w:cs="Open Sans" w:ascii="Tahoma" w:hAnsi="Tahoma"/>
          <w:color w:val="365F91" w:themeColor="accent1" w:themeShade="bf"/>
          <w:sz w:val="22"/>
          <w:szCs w:val="22"/>
        </w:rPr>
        <w:t xml:space="preserve">. Ambos os requisitos </w:t>
      </w:r>
      <w:del w:id="689" w:author="Claude (revisão)" w:date="2026-10-01T20:00:00Z">
        <w:r>
          <w:rPr>
            <w:rFonts w:eastAsia="Open Sans" w:cs="Open Sans" w:ascii="Tahoma" w:hAnsi="Tahoma"/>
            <w:color w:val="365F91" w:themeColor="accent1" w:themeShade="bf"/>
            <w:sz w:val="22"/>
            <w:szCs w:val="22"/>
          </w:rPr>
          <w:delText xml:space="preserve">da antecipação de tutela </w:delText>
        </w:r>
      </w:del>
      <w:r>
        <w:rPr>
          <w:rFonts w:eastAsia="Open Sans" w:cs="Open Sans" w:ascii="Tahoma" w:hAnsi="Tahoma"/>
          <w:color w:val="365F91" w:themeColor="accent1" w:themeShade="bf"/>
          <w:sz w:val="22"/>
          <w:szCs w:val="22"/>
        </w:rPr>
        <w:t xml:space="preserve">estão </w:t>
      </w:r>
      <w:del w:id="690" w:author="Claude (revisão)" w:date="2026-10-01T20:00:00Z">
        <w:r>
          <w:rPr>
            <w:rFonts w:eastAsia="Open Sans" w:cs="Open Sans" w:ascii="Tahoma" w:hAnsi="Tahoma"/>
            <w:color w:val="365F91" w:themeColor="accent1" w:themeShade="bf"/>
            <w:sz w:val="22"/>
            <w:szCs w:val="22"/>
          </w:rPr>
          <w:delText xml:space="preserve">preenchidos nos autos. </w:delText>
        </w:r>
      </w:del>
      <w:ins w:id="691" w:author="Claude (revisão)" w:date="2026-10-01T20:00:00Z">
        <w:r>
          <w:rPr>
            <w:rFonts w:eastAsia="Open Sans" w:cs="Open Sans" w:ascii="Tahoma" w:hAnsi="Tahoma"/>
            <w:color w:val="365F91" w:themeColor="accent1" w:themeShade="bf"/>
            <w:sz w:val="22"/>
            <w:szCs w:val="22"/>
          </w:rPr>
          <w:t>preenchidos.</w:t>
        </w:r>
      </w:ins>
    </w:p>
    <w:p>
      <w:pPr>
        <w:pStyle w:val="Normal"/>
        <w:spacing w:lineRule="auto" w:line="360" w:before="80" w:after="80"/>
        <w:ind w:right="569" w:firstLine="1134"/>
        <w:jc w:val="both"/>
        <w:rPr>
          <w:rFonts w:ascii="Tahoma" w:hAnsi="Tahoma"/>
          <w:sz w:val="22"/>
          <w:szCs w:val="22"/>
        </w:rPr>
      </w:pPr>
      <w:r>
        <w:rPr>
          <w:rFonts w:eastAsia="Open Sans" w:cs="Open Sans" w:ascii="Tahoma" w:hAnsi="Tahoma"/>
          <w:color w:val="365F91" w:themeColor="accent1" w:themeShade="bf"/>
          <w:sz w:val="22"/>
          <w:szCs w:val="22"/>
        </w:rPr>
        <w:t>Conforme</w:t>
      </w:r>
      <w:ins w:id="692" w:author="Claude (revisão)" w:date="2026-10-01T20:00:00Z">
        <w:r>
          <w:rPr>
            <w:rFonts w:eastAsia="Open Sans" w:cs="Open Sans" w:ascii="Tahoma" w:hAnsi="Tahoma"/>
            <w:color w:val="365F91" w:themeColor="accent1" w:themeShade="bf"/>
            <w:sz w:val="22"/>
            <w:szCs w:val="22"/>
          </w:rPr>
          <w:t xml:space="preserve"> os</w:t>
        </w:r>
      </w:ins>
      <w:r>
        <w:rPr>
          <w:rFonts w:eastAsia="Open Sans" w:cs="Open Sans" w:ascii="Tahoma" w:hAnsi="Tahoma"/>
          <w:color w:val="365F91" w:themeColor="accent1" w:themeShade="bf"/>
          <w:sz w:val="22"/>
          <w:szCs w:val="22"/>
        </w:rPr>
        <w:t xml:space="preserve"> documentos anexados, </w:t>
      </w:r>
      <w:del w:id="693" w:author="Claude (revisão)" w:date="2026-10-01T20:00:00Z">
        <w:r>
          <w:rPr>
            <w:rFonts w:eastAsia="Open Sans" w:cs="Open Sans" w:ascii="Tahoma" w:hAnsi="Tahoma"/>
            <w:color w:val="365F91" w:themeColor="accent1" w:themeShade="bf"/>
            <w:sz w:val="22"/>
            <w:szCs w:val="22"/>
          </w:rPr>
          <w:delText>restou</w:delText>
        </w:r>
      </w:del>
      <w:ins w:id="694" w:author="Claude (revisão)" w:date="2026-10-01T20:00:00Z">
        <w:r>
          <w:rPr>
            <w:rFonts w:eastAsia="Open Sans" w:cs="Open Sans" w:ascii="Tahoma" w:hAnsi="Tahoma"/>
            <w:color w:val="365F91" w:themeColor="accent1" w:themeShade="bf"/>
            <w:sz w:val="22"/>
            <w:szCs w:val="22"/>
          </w:rPr>
          <w:t>está</w:t>
        </w:r>
      </w:ins>
      <w:r>
        <w:rPr>
          <w:rFonts w:eastAsia="Open Sans" w:cs="Open Sans" w:ascii="Tahoma" w:hAnsi="Tahoma"/>
          <w:color w:val="365F91" w:themeColor="accent1" w:themeShade="bf"/>
          <w:sz w:val="22"/>
          <w:szCs w:val="22"/>
        </w:rPr>
        <w:t xml:space="preserve"> comprovada a </w:t>
      </w:r>
      <w:r>
        <w:rPr>
          <w:rFonts w:eastAsia="Open Sans" w:cs="Open Sans" w:ascii="Tahoma" w:hAnsi="Tahoma"/>
          <w:b/>
          <w:bCs/>
          <w:color w:val="365F91" w:themeColor="accent1" w:themeShade="bf"/>
          <w:sz w:val="22"/>
          <w:szCs w:val="22"/>
        </w:rPr>
        <w:t xml:space="preserve">probabilidade do </w:t>
      </w:r>
      <w:del w:id="695" w:author="Claude (revisão)" w:date="2026-10-01T20:00:00Z">
        <w:r>
          <w:rPr>
            <w:rFonts w:eastAsia="Open Sans" w:cs="Open Sans" w:ascii="Tahoma" w:hAnsi="Tahoma"/>
            <w:b/>
            <w:bCs/>
            <w:color w:val="365F91" w:themeColor="accent1" w:themeShade="bf"/>
            <w:sz w:val="22"/>
            <w:szCs w:val="22"/>
          </w:rPr>
          <w:delText>direito alegada,</w:delText>
        </w:r>
      </w:del>
      <w:ins w:id="696" w:author="Claude (revisão)" w:date="2026-10-01T20:00:00Z">
        <w:r>
          <w:rPr>
            <w:rFonts w:eastAsia="Open Sans" w:cs="Open Sans" w:ascii="Tahoma" w:hAnsi="Tahoma"/>
            <w:b/>
            <w:bCs/>
            <w:color w:val="365F91" w:themeColor="accent1" w:themeShade="bf"/>
            <w:sz w:val="22"/>
            <w:szCs w:val="22"/>
          </w:rPr>
          <w:t>direito</w:t>
        </w:r>
      </w:ins>
      <w:ins w:id="697" w:author="Claude (revisão)" w:date="2026-10-01T20:00:00Z">
        <w:r>
          <w:rPr>
            <w:rFonts w:eastAsia="Open Sans" w:cs="Open Sans" w:ascii="Tahoma" w:hAnsi="Tahoma"/>
            <w:color w:val="365F91" w:themeColor="accent1" w:themeShade="bf"/>
            <w:sz w:val="22"/>
            <w:szCs w:val="22"/>
          </w:rPr>
          <w:t>,</w:t>
        </w:r>
      </w:ins>
      <w:r>
        <w:rPr>
          <w:rFonts w:eastAsia="Open Sans" w:cs="Open Sans" w:ascii="Tahoma" w:hAnsi="Tahoma"/>
          <w:color w:val="365F91" w:themeColor="accent1" w:themeShade="bf"/>
          <w:sz w:val="22"/>
          <w:szCs w:val="22"/>
        </w:rPr>
        <w:t xml:space="preserve"> em razão </w:t>
      </w:r>
      <w:del w:id="698" w:author="Claude (revisão)" w:date="2026-10-01T20:00:00Z">
        <w:r>
          <w:rPr>
            <w:rFonts w:eastAsia="Open Sans" w:cs="Open Sans" w:ascii="Tahoma" w:hAnsi="Tahoma"/>
            <w:color w:val="365F91" w:themeColor="accent1" w:themeShade="bf"/>
            <w:sz w:val="22"/>
            <w:szCs w:val="22"/>
          </w:rPr>
          <w:delText>dos seguintes fatores</w:delText>
        </w:r>
      </w:del>
      <w:del w:id="699" w:author="Claude (revisão)" w:date="2026-10-01T20:00:00Z">
        <w:r>
          <w:rPr>
            <w:rFonts w:eastAsia="Open Sans" w:cs="Open Sans" w:ascii="Tahoma" w:hAnsi="Tahoma"/>
            <w:b/>
            <w:bCs/>
            <w:color w:val="365F91" w:themeColor="accent1" w:themeShade="bf"/>
            <w:sz w:val="22"/>
            <w:szCs w:val="22"/>
          </w:rPr>
          <w:delText>:</w:delText>
        </w:r>
      </w:del>
      <w:ins w:id="700" w:author="Claude (revisão)" w:date="2026-10-01T20:00:00Z">
        <w:r>
          <w:rPr>
            <w:rFonts w:eastAsia="Open Sans" w:cs="Open Sans" w:ascii="Tahoma" w:hAnsi="Tahoma"/>
            <w:color w:val="365F91" w:themeColor="accent1" w:themeShade="bf"/>
            <w:sz w:val="22"/>
            <w:szCs w:val="22"/>
          </w:rPr>
          <w:t>de:</w:t>
        </w:r>
      </w:ins>
    </w:p>
    <w:p>
      <w:pPr>
        <w:pStyle w:val="Normal"/>
        <w:spacing w:lineRule="auto" w:line="360" w:before="80" w:after="80"/>
        <w:ind w:left="567" w:right="569" w:hanging="0"/>
        <w:jc w:val="both"/>
        <w:rPr>
          <w:rFonts w:ascii="Tahoma" w:hAnsi="Tahoma"/>
          <w:sz w:val="22"/>
          <w:szCs w:val="22"/>
        </w:rPr>
      </w:pPr>
      <w:r>
        <w:rPr>
          <w:rFonts w:eastAsia="Open Sans" w:cs="Open Sans" w:ascii="Tahoma" w:hAnsi="Tahoma"/>
          <w:color w:val="365F91" w:themeColor="accent1" w:themeShade="bf"/>
          <w:sz w:val="22"/>
          <w:szCs w:val="22"/>
        </w:rPr>
        <w:t xml:space="preserve">(i) vulnerabilidade social da parte </w:t>
      </w:r>
      <w:del w:id="701" w:author="Claude (revisão)" w:date="2026-10-01T20:00:00Z">
        <w:r>
          <w:rPr>
            <w:rFonts w:eastAsia="Open Sans" w:cs="Open Sans" w:ascii="Tahoma" w:hAnsi="Tahoma"/>
            <w:color w:val="365F91" w:themeColor="accent1" w:themeShade="bf"/>
            <w:sz w:val="22"/>
            <w:szCs w:val="22"/>
          </w:rPr>
          <w:delText>Autora</w:delText>
        </w:r>
      </w:del>
      <w:ins w:id="702" w:author="Claude (revisão)" w:date="2026-10-01T20:00:00Z">
        <w:r>
          <w:rPr>
            <w:rFonts w:eastAsia="Open Sans" w:cs="Open Sans" w:ascii="Tahoma" w:hAnsi="Tahoma"/>
            <w:color w:val="365F91" w:themeColor="accent1" w:themeShade="bf"/>
            <w:sz w:val="22"/>
            <w:szCs w:val="22"/>
          </w:rPr>
          <w:t>autora</w:t>
        </w:r>
      </w:ins>
      <w:r>
        <w:rPr>
          <w:rFonts w:eastAsia="Open Sans" w:cs="Open Sans" w:ascii="Tahoma" w:hAnsi="Tahoma"/>
          <w:color w:val="365F91" w:themeColor="accent1" w:themeShade="bf"/>
          <w:sz w:val="22"/>
          <w:szCs w:val="22"/>
        </w:rPr>
        <w:t xml:space="preserve"> (inscrição/atualização do CadÚnico em </w:t>
      </w:r>
      <w:del w:id="703" w:author="Claude (revisão)" w:date="2026-10-01T20:00:00Z">
        <w:r>
          <w:rPr>
            <w:rFonts w:eastAsia="Open Sans" w:cs="Open Sans" w:ascii="Tahoma" w:hAnsi="Tahoma"/>
            <w:color w:val="365F91" w:themeColor="accent1" w:themeShade="bf"/>
            <w:sz w:val="22"/>
            <w:szCs w:val="22"/>
          </w:rPr>
          <w:delText>____,</w:delText>
        </w:r>
      </w:del>
      <w:ins w:id="704" w:author="Claude (revisão)" w:date="2026-10-01T20:00:00Z">
        <w:r>
          <w:rPr>
            <w:rFonts w:eastAsia="Open Sans" w:cs="Open Sans" w:ascii="Tahoma" w:hAnsi="Tahoma"/>
            <w:color w:val="365F91" w:themeColor="accent1" w:themeShade="bf"/>
            <w:sz w:val="22"/>
            <w:szCs w:val="22"/>
          </w:rPr>
          <w:t>______,</w:t>
        </w:r>
      </w:ins>
      <w:r>
        <w:rPr>
          <w:rFonts w:eastAsia="Open Sans" w:cs="Open Sans" w:ascii="Tahoma" w:hAnsi="Tahoma"/>
          <w:color w:val="365F91" w:themeColor="accent1" w:themeShade="bf"/>
          <w:sz w:val="22"/>
          <w:szCs w:val="22"/>
        </w:rPr>
        <w:t xml:space="preserve"> com renda familiar </w:t>
      </w:r>
      <w:r>
        <w:rPr>
          <w:rFonts w:eastAsia="Open Sans" w:cs="Open Sans" w:ascii="Tahoma" w:hAnsi="Tahoma"/>
          <w:i/>
          <w:iCs/>
          <w:color w:val="365F91" w:themeColor="accent1" w:themeShade="bf"/>
          <w:sz w:val="22"/>
          <w:szCs w:val="22"/>
        </w:rPr>
        <w:t>per capita</w:t>
      </w:r>
      <w:r>
        <w:rPr>
          <w:rFonts w:eastAsia="Open Sans" w:cs="Open Sans" w:ascii="Tahoma" w:hAnsi="Tahoma"/>
          <w:color w:val="365F91" w:themeColor="accent1" w:themeShade="bf"/>
          <w:sz w:val="22"/>
          <w:szCs w:val="22"/>
        </w:rPr>
        <w:t xml:space="preserve"> de </w:t>
      </w:r>
      <w:del w:id="705" w:author="Claude (revisão)" w:date="2026-10-01T20:00:00Z">
        <w:r>
          <w:rPr>
            <w:rFonts w:eastAsia="Open Sans" w:cs="Open Sans" w:ascii="Tahoma" w:hAnsi="Tahoma"/>
            <w:color w:val="365F91" w:themeColor="accent1" w:themeShade="bf"/>
            <w:sz w:val="22"/>
            <w:szCs w:val="22"/>
          </w:rPr>
          <w:delText>____);</w:delText>
        </w:r>
      </w:del>
      <w:ins w:id="706" w:author="Claude (revisão)" w:date="2026-10-01T20:00:00Z">
        <w:r>
          <w:rPr>
            <w:rFonts w:eastAsia="Open Sans" w:cs="Open Sans" w:ascii="Tahoma" w:hAnsi="Tahoma"/>
            <w:color w:val="365F91" w:themeColor="accent1" w:themeShade="bf"/>
            <w:sz w:val="22"/>
            <w:szCs w:val="22"/>
          </w:rPr>
          <w:t>R$</w:t>
        </w:r>
      </w:ins>
      <w:r>
        <w:rPr>
          <w:rFonts w:eastAsia="Open Sans" w:cs="Open Sans" w:ascii="Tahoma" w:hAnsi="Tahoma"/>
          <w:color w:val="365F91" w:themeColor="accent1" w:themeShade="bf"/>
          <w:sz w:val="22"/>
          <w:szCs w:val="22"/>
        </w:rPr>
        <w:t xml:space="preserve"> </w:t>
      </w:r>
      <w:ins w:id="707" w:author="Claude (revisão)" w:date="2026-10-01T20:00:00Z">
        <w:r>
          <w:rPr>
            <w:rFonts w:eastAsia="Open Sans" w:cs="Open Sans" w:ascii="Tahoma" w:hAnsi="Tahoma"/>
            <w:color w:val="365F91" w:themeColor="accent1" w:themeShade="bf"/>
            <w:sz w:val="22"/>
            <w:szCs w:val="22"/>
          </w:rPr>
          <w:t>______);</w:t>
        </w:r>
      </w:ins>
    </w:p>
    <w:p>
      <w:pPr>
        <w:pStyle w:val="Normal"/>
        <w:spacing w:lineRule="auto" w:line="360" w:before="80" w:after="80"/>
        <w:ind w:left="567" w:right="569" w:hanging="0"/>
        <w:jc w:val="both"/>
        <w:rPr>
          <w:rFonts w:ascii="Tahoma" w:hAnsi="Tahoma"/>
          <w:sz w:val="22"/>
          <w:szCs w:val="22"/>
        </w:rPr>
      </w:pPr>
      <w:r>
        <w:rPr>
          <w:rFonts w:eastAsia="Open Sans" w:cs="Open Sans" w:ascii="Tahoma" w:hAnsi="Tahoma"/>
          <w:color w:val="365F91" w:themeColor="accent1" w:themeShade="bf"/>
          <w:sz w:val="22"/>
          <w:szCs w:val="22"/>
        </w:rPr>
        <w:t xml:space="preserve">(ii) impossibilidade </w:t>
      </w:r>
      <w:del w:id="708" w:author="Claude (revisão)" w:date="2026-10-01T20:00:00Z">
        <w:r>
          <w:rPr>
            <w:rFonts w:eastAsia="Open Sans" w:cs="Open Sans" w:ascii="Tahoma" w:hAnsi="Tahoma"/>
            <w:color w:val="365F91" w:themeColor="accent1" w:themeShade="bf"/>
            <w:sz w:val="22"/>
            <w:szCs w:val="22"/>
          </w:rPr>
          <w:delText>do</w:delText>
        </w:r>
      </w:del>
      <w:ins w:id="709" w:author="Claude (revisão)" w:date="2026-10-01T20:00:00Z">
        <w:r>
          <w:rPr>
            <w:rFonts w:eastAsia="Open Sans" w:cs="Open Sans" w:ascii="Tahoma" w:hAnsi="Tahoma"/>
            <w:color w:val="365F91" w:themeColor="accent1" w:themeShade="bf"/>
            <w:sz w:val="22"/>
            <w:szCs w:val="22"/>
          </w:rPr>
          <w:t>de</w:t>
        </w:r>
      </w:ins>
      <w:r>
        <w:rPr>
          <w:rFonts w:eastAsia="Open Sans" w:cs="Open Sans" w:ascii="Tahoma" w:hAnsi="Tahoma"/>
          <w:color w:val="365F91" w:themeColor="accent1" w:themeShade="bf"/>
          <w:sz w:val="22"/>
          <w:szCs w:val="22"/>
        </w:rPr>
        <w:t xml:space="preserve"> </w:t>
      </w:r>
      <w:del w:id="710" w:author="Claude (revisão)" w:date="2026-10-01T20:00:00Z">
        <w:r>
          <w:rPr>
            <w:rFonts w:eastAsia="Open Sans" w:cs="Open Sans" w:ascii="Tahoma" w:hAnsi="Tahoma"/>
            <w:color w:val="365F91" w:themeColor="accent1" w:themeShade="bf"/>
            <w:sz w:val="22"/>
            <w:szCs w:val="22"/>
          </w:rPr>
          <w:delText>recebimento</w:delText>
        </w:r>
      </w:del>
      <w:ins w:id="711" w:author="Claude (revisão)" w:date="2026-10-01T20:00:00Z">
        <w:r>
          <w:rPr>
            <w:rFonts w:eastAsia="Open Sans" w:cs="Open Sans" w:ascii="Tahoma" w:hAnsi="Tahoma"/>
            <w:color w:val="365F91" w:themeColor="accent1" w:themeShade="bf"/>
            <w:sz w:val="22"/>
            <w:szCs w:val="22"/>
          </w:rPr>
          <w:t>receber</w:t>
        </w:r>
      </w:ins>
      <w:r>
        <w:rPr>
          <w:rFonts w:eastAsia="Open Sans" w:cs="Open Sans" w:ascii="Tahoma" w:hAnsi="Tahoma"/>
          <w:color w:val="365F91" w:themeColor="accent1" w:themeShade="bf"/>
          <w:sz w:val="22"/>
          <w:szCs w:val="22"/>
        </w:rPr>
        <w:t xml:space="preserve"> </w:t>
      </w:r>
      <w:del w:id="712" w:author="Claude (revisão)" w:date="2026-10-01T20:00:00Z">
        <w:r>
          <w:rPr>
            <w:rFonts w:eastAsia="Open Sans" w:cs="Open Sans" w:ascii="Tahoma" w:hAnsi="Tahoma"/>
            <w:color w:val="365F91" w:themeColor="accent1" w:themeShade="bf"/>
            <w:sz w:val="22"/>
            <w:szCs w:val="22"/>
          </w:rPr>
          <w:delText>do</w:delText>
        </w:r>
      </w:del>
      <w:ins w:id="713" w:author="Claude (revisão)" w:date="2026-10-01T20:00:00Z">
        <w:r>
          <w:rPr>
            <w:rFonts w:eastAsia="Open Sans" w:cs="Open Sans" w:ascii="Tahoma" w:hAnsi="Tahoma"/>
            <w:color w:val="365F91" w:themeColor="accent1" w:themeShade="bf"/>
            <w:sz w:val="22"/>
            <w:szCs w:val="22"/>
          </w:rPr>
          <w:t>o</w:t>
        </w:r>
      </w:ins>
      <w:r>
        <w:rPr>
          <w:rFonts w:eastAsia="Open Sans" w:cs="Open Sans" w:ascii="Tahoma" w:hAnsi="Tahoma"/>
          <w:color w:val="365F91" w:themeColor="accent1" w:themeShade="bf"/>
          <w:sz w:val="22"/>
          <w:szCs w:val="22"/>
        </w:rPr>
        <w:t xml:space="preserve"> benefício do Programa Bolsa Família exclusivamente em razão do </w:t>
      </w:r>
      <w:del w:id="714" w:author="Claude (revisão)" w:date="2026-10-01T20:00:00Z">
        <w:r>
          <w:rPr>
            <w:rFonts w:eastAsia="Open Sans" w:cs="Open Sans" w:ascii="Tahoma" w:hAnsi="Tahoma"/>
            <w:color w:val="365F91" w:themeColor="accent1" w:themeShade="bf"/>
            <w:sz w:val="22"/>
            <w:szCs w:val="22"/>
          </w:rPr>
          <w:delText>cancelamento do benefício pela limitação do percentual</w:delText>
        </w:r>
      </w:del>
      <w:ins w:id="715" w:author="Claude (revisão)" w:date="2026-10-01T20:00:00Z">
        <w:r>
          <w:rPr>
            <w:rFonts w:eastAsia="Open Sans" w:cs="Open Sans" w:ascii="Tahoma" w:hAnsi="Tahoma"/>
            <w:color w:val="365F91" w:themeColor="accent1" w:themeShade="bf"/>
            <w:sz w:val="22"/>
            <w:szCs w:val="22"/>
          </w:rPr>
          <w:t>limite</w:t>
        </w:r>
      </w:ins>
      <w:r>
        <w:rPr>
          <w:rFonts w:eastAsia="Open Sans" w:cs="Open Sans" w:ascii="Tahoma" w:hAnsi="Tahoma"/>
          <w:color w:val="365F91" w:themeColor="accent1" w:themeShade="bf"/>
          <w:sz w:val="22"/>
          <w:szCs w:val="22"/>
        </w:rPr>
        <w:t xml:space="preserve"> de 16% de famílias unipessoais por Município (Ofício </w:t>
      </w:r>
      <w:del w:id="716" w:author="Claude (revisão)" w:date="2026-10-01T20:00:00Z">
        <w:r>
          <w:rPr>
            <w:rFonts w:eastAsia="Open Sans" w:cs="Open Sans" w:ascii="Tahoma" w:hAnsi="Tahoma"/>
            <w:color w:val="365F91" w:themeColor="accent1" w:themeShade="bf"/>
            <w:sz w:val="22"/>
            <w:szCs w:val="22"/>
          </w:rPr>
          <w:delText>_____/print</w:delText>
        </w:r>
      </w:del>
      <w:ins w:id="717" w:author="Claude (revisão)" w:date="2026-10-01T20:00:00Z">
        <w:r>
          <w:rPr>
            <w:rFonts w:eastAsia="Open Sans" w:cs="Open Sans" w:ascii="Tahoma" w:hAnsi="Tahoma"/>
            <w:color w:val="365F91" w:themeColor="accent1" w:themeShade="bf"/>
            <w:sz w:val="22"/>
            <w:szCs w:val="22"/>
          </w:rPr>
          <w:t xml:space="preserve">nº ______ / </w:t>
        </w:r>
      </w:ins>
      <w:ins w:id="718" w:author="Claude (revisão)" w:date="2026-10-01T20:00:00Z">
        <w:r>
          <w:rPr>
            <w:rFonts w:eastAsia="Open Sans" w:cs="Open Sans" w:ascii="Tahoma" w:hAnsi="Tahoma"/>
            <w:i/>
            <w:iCs/>
            <w:color w:val="365F91" w:themeColor="accent1" w:themeShade="bf"/>
            <w:sz w:val="22"/>
            <w:szCs w:val="22"/>
          </w:rPr>
          <w:t>print</w:t>
        </w:r>
      </w:ins>
      <w:ins w:id="719" w:author="Claude (revisão)" w:date="2026-10-01T20:00:00Z">
        <w:r>
          <w:rPr>
            <w:rFonts w:eastAsia="Open Sans" w:cs="Open Sans" w:ascii="Tahoma" w:hAnsi="Tahoma"/>
            <w:color w:val="365F91" w:themeColor="accent1" w:themeShade="bf"/>
            <w:sz w:val="22"/>
            <w:szCs w:val="22"/>
          </w:rPr>
          <w:t xml:space="preserve"> do</w:t>
        </w:r>
      </w:ins>
      <w:r>
        <w:rPr>
          <w:rFonts w:eastAsia="Open Sans" w:cs="Open Sans" w:ascii="Tahoma" w:hAnsi="Tahoma"/>
          <w:color w:val="365F91" w:themeColor="accent1" w:themeShade="bf"/>
          <w:sz w:val="22"/>
          <w:szCs w:val="22"/>
        </w:rPr>
        <w:t xml:space="preserve"> aplicativo);</w:t>
      </w:r>
      <w:del w:id="720" w:author="Claude (revisão)" w:date="2026-10-01T20:00:00Z">
        <w:r>
          <w:rPr>
            <w:rFonts w:eastAsia="Open Sans" w:cs="Open Sans" w:ascii="Tahoma" w:hAnsi="Tahoma"/>
            <w:color w:val="365F91" w:themeColor="accent1" w:themeShade="bf"/>
            <w:sz w:val="22"/>
            <w:szCs w:val="22"/>
          </w:rPr>
          <w:delText xml:space="preserve"> </w:delText>
        </w:r>
      </w:del>
    </w:p>
    <w:p>
      <w:pPr>
        <w:pStyle w:val="Normal"/>
        <w:spacing w:lineRule="auto" w:line="360" w:before="80" w:after="80"/>
        <w:ind w:left="567" w:right="569" w:hanging="0"/>
        <w:jc w:val="both"/>
        <w:rPr>
          <w:rFonts w:ascii="Tahoma" w:hAnsi="Tahoma"/>
          <w:sz w:val="22"/>
          <w:szCs w:val="22"/>
        </w:rPr>
      </w:pPr>
      <w:r>
        <w:rPr>
          <w:rFonts w:eastAsia="Open Sans" w:cs="Open Sans" w:ascii="Tahoma" w:hAnsi="Tahoma"/>
          <w:color w:val="365F91" w:themeColor="accent1" w:themeShade="bf"/>
          <w:sz w:val="22"/>
          <w:szCs w:val="22"/>
        </w:rPr>
        <w:t xml:space="preserve">(iii) </w:t>
      </w:r>
      <w:r>
        <w:rPr>
          <w:rFonts w:eastAsia="Open Sans" w:cs="Open Sans" w:ascii="Tahoma" w:hAnsi="Tahoma"/>
          <w:b/>
          <w:bCs/>
          <w:color w:val="365F91" w:themeColor="accent1" w:themeShade="bf"/>
          <w:sz w:val="22"/>
          <w:szCs w:val="22"/>
        </w:rPr>
        <w:t xml:space="preserve">ilegalidade da aplicação </w:t>
      </w:r>
      <w:del w:id="721" w:author="Claude (revisão)" w:date="2026-10-01T20:00:00Z">
        <w:r>
          <w:rPr>
            <w:rFonts w:eastAsia="Open Sans" w:cs="Open Sans" w:ascii="Tahoma" w:hAnsi="Tahoma"/>
            <w:b/>
            <w:bCs/>
            <w:color w:val="365F91" w:themeColor="accent1" w:themeShade="bf"/>
            <w:sz w:val="22"/>
            <w:szCs w:val="22"/>
          </w:rPr>
          <w:delText>dos</w:delText>
        </w:r>
      </w:del>
      <w:ins w:id="722" w:author="Claude (revisão)" w:date="2026-10-01T20:00:00Z">
        <w:r>
          <w:rPr>
            <w:rFonts w:eastAsia="Open Sans" w:cs="Open Sans" w:ascii="Tahoma" w:hAnsi="Tahoma"/>
            <w:b/>
            <w:bCs/>
            <w:color w:val="365F91" w:themeColor="accent1" w:themeShade="bf"/>
            <w:sz w:val="22"/>
            <w:szCs w:val="22"/>
          </w:rPr>
          <w:t>do</w:t>
        </w:r>
      </w:ins>
      <w:r>
        <w:rPr>
          <w:rFonts w:eastAsia="Open Sans" w:cs="Open Sans" w:ascii="Tahoma" w:hAnsi="Tahoma"/>
          <w:b/>
          <w:bCs/>
          <w:color w:val="365F91" w:themeColor="accent1" w:themeShade="bf"/>
          <w:sz w:val="22"/>
          <w:szCs w:val="22"/>
        </w:rPr>
        <w:t xml:space="preserve"> </w:t>
      </w:r>
      <w:del w:id="723" w:author="Claude (revisão)" w:date="2026-10-01T20:00:00Z">
        <w:r>
          <w:rPr>
            <w:rFonts w:eastAsia="Open Sans" w:cs="Open Sans" w:ascii="Tahoma" w:hAnsi="Tahoma"/>
            <w:b/>
            <w:bCs/>
            <w:color w:val="365F91" w:themeColor="accent1" w:themeShade="bf"/>
            <w:sz w:val="22"/>
            <w:szCs w:val="22"/>
          </w:rPr>
          <w:delText>dispositivos</w:delText>
        </w:r>
      </w:del>
      <w:ins w:id="724" w:author="Claude (revisão)" w:date="2026-10-01T20:00:00Z">
        <w:r>
          <w:rPr>
            <w:rFonts w:eastAsia="Open Sans" w:cs="Open Sans" w:ascii="Tahoma" w:hAnsi="Tahoma"/>
            <w:b/>
            <w:bCs/>
            <w:color w:val="365F91" w:themeColor="accent1" w:themeShade="bf"/>
            <w:sz w:val="22"/>
            <w:szCs w:val="22"/>
          </w:rPr>
          <w:t>limite previsto na Portaria MDS nº 897/2023</w:t>
        </w:r>
      </w:ins>
      <w:ins w:id="725" w:author="Claude (revisão)" w:date="2026-10-01T20:00:00Z">
        <w:r>
          <w:rPr>
            <w:rFonts w:eastAsia="Open Sans" w:cs="Open Sans" w:ascii="Tahoma" w:hAnsi="Tahoma"/>
            <w:color w:val="365F91" w:themeColor="accent1" w:themeShade="bf"/>
            <w:sz w:val="22"/>
            <w:szCs w:val="22"/>
          </w:rPr>
          <w:t xml:space="preserve"> (com a redação</w:t>
        </w:r>
      </w:ins>
      <w:r>
        <w:rPr>
          <w:rFonts w:eastAsia="Open Sans" w:cs="Open Sans" w:ascii="Tahoma" w:hAnsi="Tahoma"/>
          <w:color w:val="365F91" w:themeColor="accent1" w:themeShade="bf"/>
          <w:sz w:val="22"/>
          <w:szCs w:val="22"/>
        </w:rPr>
        <w:t xml:space="preserve"> da Portaria MDS nº </w:t>
      </w:r>
      <w:del w:id="726" w:author="Claude (revisão)" w:date="2026-10-01T20:00:00Z">
        <w:r>
          <w:rPr>
            <w:rFonts w:eastAsia="Open Sans" w:cs="Open Sans" w:ascii="Tahoma" w:hAnsi="Tahoma"/>
            <w:b/>
            <w:bCs/>
            <w:color w:val="365F91" w:themeColor="accent1" w:themeShade="bf"/>
            <w:sz w:val="22"/>
            <w:szCs w:val="22"/>
          </w:rPr>
          <w:delText>897</w:delText>
        </w:r>
      </w:del>
      <w:ins w:id="727" w:author="Claude (revisão)" w:date="2026-10-01T20:00:00Z">
        <w:r>
          <w:rPr>
            <w:rFonts w:eastAsia="Open Sans" w:cs="Open Sans" w:ascii="Tahoma" w:hAnsi="Tahoma"/>
            <w:color w:val="365F91" w:themeColor="accent1" w:themeShade="bf"/>
            <w:sz w:val="22"/>
            <w:szCs w:val="22"/>
          </w:rPr>
          <w:t>911/2023)</w:t>
        </w:r>
      </w:ins>
      <w:r>
        <w:rPr>
          <w:rFonts w:eastAsia="Open Sans" w:cs="Open Sans" w:ascii="Tahoma" w:hAnsi="Tahoma"/>
          <w:color w:val="365F91" w:themeColor="accent1" w:themeShade="bf"/>
          <w:sz w:val="22"/>
          <w:szCs w:val="22"/>
        </w:rPr>
        <w:t xml:space="preserve"> </w:t>
      </w:r>
      <w:del w:id="728" w:author="Claude (revisão)" w:date="2026-10-01T20:00:00Z">
        <w:r>
          <w:rPr>
            <w:rFonts w:eastAsia="Open Sans" w:cs="Open Sans" w:ascii="Tahoma" w:hAnsi="Tahoma"/>
            <w:color w:val="365F91" w:themeColor="accent1" w:themeShade="bf"/>
            <w:sz w:val="22"/>
            <w:szCs w:val="22"/>
          </w:rPr>
          <w:delText>(com</w:delText>
        </w:r>
      </w:del>
      <w:ins w:id="729" w:author="Claude (revisão)" w:date="2026-10-01T20:00:00Z">
        <w:r>
          <w:rPr>
            <w:rFonts w:eastAsia="Open Sans" w:cs="Open Sans" w:ascii="Tahoma" w:hAnsi="Tahoma"/>
            <w:color w:val="365F91" w:themeColor="accent1" w:themeShade="bf"/>
            <w:sz w:val="22"/>
            <w:szCs w:val="22"/>
          </w:rPr>
          <w:t>a</w:t>
        </w:r>
      </w:ins>
      <w:r>
        <w:rPr>
          <w:rFonts w:eastAsia="Open Sans" w:cs="Open Sans" w:ascii="Tahoma" w:hAnsi="Tahoma"/>
          <w:color w:val="365F91" w:themeColor="accent1" w:themeShade="bf"/>
          <w:sz w:val="22"/>
          <w:szCs w:val="22"/>
        </w:rPr>
        <w:t xml:space="preserve"> </w:t>
      </w:r>
      <w:del w:id="730" w:author="Claude (revisão)" w:date="2026-10-01T20:00:00Z">
        <w:r>
          <w:rPr>
            <w:rFonts w:eastAsia="Open Sans" w:cs="Open Sans" w:ascii="Tahoma" w:hAnsi="Tahoma"/>
            <w:color w:val="365F91" w:themeColor="accent1" w:themeShade="bf"/>
            <w:sz w:val="22"/>
            <w:szCs w:val="22"/>
          </w:rPr>
          <w:delText>redação</w:delText>
        </w:r>
      </w:del>
      <w:ins w:id="731" w:author="Claude (revisão)" w:date="2026-10-01T20:00:00Z">
        <w:r>
          <w:rPr>
            <w:rFonts w:eastAsia="Open Sans" w:cs="Open Sans" w:ascii="Tahoma" w:hAnsi="Tahoma"/>
            <w:color w:val="365F91" w:themeColor="accent1" w:themeShade="bf"/>
            <w:sz w:val="22"/>
            <w:szCs w:val="22"/>
          </w:rPr>
          <w:t>fatos</w:t>
        </w:r>
      </w:ins>
      <w:r>
        <w:rPr>
          <w:rFonts w:eastAsia="Open Sans" w:cs="Open Sans" w:ascii="Tahoma" w:hAnsi="Tahoma"/>
          <w:color w:val="365F91" w:themeColor="accent1" w:themeShade="bf"/>
          <w:sz w:val="22"/>
          <w:szCs w:val="22"/>
        </w:rPr>
        <w:t xml:space="preserve"> </w:t>
      </w:r>
      <w:del w:id="732" w:author="Claude (revisão)" w:date="2026-10-01T20:00:00Z">
        <w:r>
          <w:rPr>
            <w:rFonts w:eastAsia="Open Sans" w:cs="Open Sans" w:ascii="Tahoma" w:hAnsi="Tahoma"/>
            <w:color w:val="365F91" w:themeColor="accent1" w:themeShade="bf"/>
            <w:sz w:val="22"/>
            <w:szCs w:val="22"/>
          </w:rPr>
          <w:delText>dada</w:delText>
        </w:r>
      </w:del>
      <w:ins w:id="733" w:author="Claude (revisão)" w:date="2026-10-01T20:00:00Z">
        <w:r>
          <w:rPr>
            <w:rFonts w:eastAsia="Open Sans" w:cs="Open Sans" w:ascii="Tahoma" w:hAnsi="Tahoma"/>
            <w:color w:val="365F91" w:themeColor="accent1" w:themeShade="bf"/>
            <w:sz w:val="22"/>
            <w:szCs w:val="22"/>
          </w:rPr>
          <w:t>anteriores</w:t>
        </w:r>
      </w:ins>
      <w:r>
        <w:rPr>
          <w:rFonts w:eastAsia="Open Sans" w:cs="Open Sans" w:ascii="Tahoma" w:hAnsi="Tahoma"/>
          <w:color w:val="365F91" w:themeColor="accent1" w:themeShade="bf"/>
          <w:sz w:val="22"/>
          <w:szCs w:val="22"/>
        </w:rPr>
        <w:t xml:space="preserve"> </w:t>
      </w:r>
      <w:del w:id="734" w:author="Claude (revisão)" w:date="2026-10-01T20:00:00Z">
        <w:r>
          <w:rPr>
            <w:rFonts w:eastAsia="Open Sans" w:cs="Open Sans" w:ascii="Tahoma" w:hAnsi="Tahoma"/>
            <w:color w:val="365F91" w:themeColor="accent1" w:themeShade="bf"/>
            <w:sz w:val="22"/>
            <w:szCs w:val="22"/>
          </w:rPr>
          <w:delText>pela</w:delText>
        </w:r>
      </w:del>
      <w:ins w:id="735" w:author="Claude (revisão)" w:date="2026-10-01T20:00:00Z">
        <w:r>
          <w:rPr>
            <w:rFonts w:eastAsia="Open Sans" w:cs="Open Sans" w:ascii="Tahoma" w:hAnsi="Tahoma"/>
            <w:color w:val="365F91" w:themeColor="accent1" w:themeShade="bf"/>
            <w:sz w:val="22"/>
            <w:szCs w:val="22"/>
          </w:rPr>
          <w:t>a</w:t>
        </w:r>
      </w:ins>
      <w:r>
        <w:rPr>
          <w:rFonts w:eastAsia="Open Sans" w:cs="Open Sans" w:ascii="Tahoma" w:hAnsi="Tahoma"/>
          <w:color w:val="365F91" w:themeColor="accent1" w:themeShade="bf"/>
          <w:sz w:val="22"/>
          <w:szCs w:val="22"/>
        </w:rPr>
        <w:t xml:space="preserve"> </w:t>
      </w:r>
      <w:del w:id="736" w:author="Claude (revisão)" w:date="2026-10-01T20:00:00Z">
        <w:r>
          <w:rPr>
            <w:rFonts w:eastAsia="Open Sans" w:cs="Open Sans" w:ascii="Tahoma" w:hAnsi="Tahoma"/>
            <w:color w:val="365F91" w:themeColor="accent1" w:themeShade="bf"/>
            <w:sz w:val="22"/>
            <w:szCs w:val="22"/>
          </w:rPr>
          <w:delText>Portaria MDS nº 911/2023),</w:delText>
        </w:r>
      </w:del>
      <w:ins w:id="737" w:author="Claude (revisão)" w:date="2026-10-01T20:00:00Z">
        <w:r>
          <w:rPr>
            <w:rFonts w:eastAsia="Open Sans" w:cs="Open Sans" w:ascii="Tahoma" w:hAnsi="Tahoma"/>
            <w:color w:val="365F91" w:themeColor="accent1" w:themeShade="bf"/>
            <w:sz w:val="22"/>
            <w:szCs w:val="22"/>
          </w:rPr>
          <w:t>27/12/2024,</w:t>
        </w:r>
      </w:ins>
      <w:r>
        <w:rPr>
          <w:rFonts w:eastAsia="Open Sans" w:cs="Open Sans" w:ascii="Tahoma" w:hAnsi="Tahoma"/>
          <w:color w:val="365F91" w:themeColor="accent1" w:themeShade="bf"/>
          <w:sz w:val="22"/>
          <w:szCs w:val="22"/>
        </w:rPr>
        <w:t xml:space="preserve"> conforme </w:t>
      </w:r>
      <w:del w:id="738" w:author="Claude (revisão)" w:date="2026-10-01T20:00:00Z">
        <w:r>
          <w:rPr>
            <w:rFonts w:eastAsia="Open Sans" w:cs="Open Sans" w:ascii="Tahoma" w:hAnsi="Tahoma"/>
            <w:b/>
            <w:bCs/>
            <w:color w:val="365F91" w:themeColor="accent1" w:themeShade="bf"/>
            <w:sz w:val="22"/>
            <w:szCs w:val="22"/>
          </w:rPr>
          <w:delText>tese firmada no</w:delText>
        </w:r>
      </w:del>
      <w:ins w:id="739" w:author="Claude (revisão)" w:date="2026-10-01T20:00:00Z">
        <w:r>
          <w:rPr>
            <w:rFonts w:eastAsia="Open Sans" w:cs="Open Sans" w:ascii="Tahoma" w:hAnsi="Tahoma"/>
            <w:color w:val="365F91" w:themeColor="accent1" w:themeShade="bf"/>
            <w:sz w:val="22"/>
            <w:szCs w:val="22"/>
          </w:rPr>
          <w:t>o</w:t>
        </w:r>
      </w:ins>
      <w:r>
        <w:rPr>
          <w:rFonts w:eastAsia="Open Sans" w:cs="Open Sans" w:ascii="Tahoma" w:hAnsi="Tahoma"/>
          <w:color w:val="365F91" w:themeColor="accent1" w:themeShade="bf"/>
          <w:sz w:val="22"/>
          <w:szCs w:val="22"/>
        </w:rPr>
        <w:t xml:space="preserve"> Tema </w:t>
      </w:r>
      <w:del w:id="740" w:author="Claude (revisão)" w:date="2026-10-01T20:00:00Z">
        <w:r>
          <w:rPr>
            <w:rFonts w:eastAsia="Open Sans" w:cs="Open Sans" w:ascii="Tahoma" w:hAnsi="Tahoma"/>
            <w:b/>
            <w:bCs/>
            <w:color w:val="365F91" w:themeColor="accent1" w:themeShade="bf"/>
            <w:sz w:val="22"/>
            <w:szCs w:val="22"/>
          </w:rPr>
          <w:delText>379,</w:delText>
        </w:r>
      </w:del>
      <w:ins w:id="741" w:author="Claude (revisão)" w:date="2026-10-01T20:00:00Z">
        <w:r>
          <w:rPr>
            <w:rFonts w:eastAsia="Open Sans" w:cs="Open Sans" w:ascii="Tahoma" w:hAnsi="Tahoma"/>
            <w:color w:val="365F91" w:themeColor="accent1" w:themeShade="bf"/>
            <w:sz w:val="22"/>
            <w:szCs w:val="22"/>
          </w:rPr>
          <w:t>379</w:t>
        </w:r>
      </w:ins>
      <w:r>
        <w:rPr>
          <w:rFonts w:eastAsia="Open Sans" w:cs="Open Sans" w:ascii="Tahoma" w:hAnsi="Tahoma"/>
          <w:color w:val="365F91" w:themeColor="accent1" w:themeShade="bf"/>
          <w:sz w:val="22"/>
          <w:szCs w:val="22"/>
        </w:rPr>
        <w:t xml:space="preserve"> da </w:t>
      </w:r>
      <w:del w:id="742" w:author="Claude (revisão)" w:date="2026-10-01T20:00:00Z">
        <w:r>
          <w:rPr>
            <w:rFonts w:eastAsia="Open Sans" w:cs="Open Sans" w:ascii="Tahoma" w:hAnsi="Tahoma"/>
            <w:b/>
            <w:bCs/>
            <w:color w:val="365F91" w:themeColor="accent1" w:themeShade="bf"/>
            <w:sz w:val="22"/>
            <w:szCs w:val="22"/>
          </w:rPr>
          <w:delText>TNU</w:delText>
        </w:r>
      </w:del>
      <w:del w:id="743" w:author="Claude (revisão)" w:date="2026-10-01T20:00:00Z">
        <w:r>
          <w:rPr>
            <w:rFonts w:eastAsia="Open Sans" w:cs="Open Sans" w:ascii="Tahoma" w:hAnsi="Tahoma"/>
            <w:color w:val="365F91" w:themeColor="accent1" w:themeShade="bf"/>
            <w:sz w:val="22"/>
            <w:szCs w:val="22"/>
          </w:rPr>
          <w:delText>,</w:delText>
        </w:r>
      </w:del>
      <w:ins w:id="744" w:author="Claude (revisão)" w:date="2026-10-01T20:00:00Z">
        <w:r>
          <w:rPr>
            <w:rFonts w:eastAsia="Open Sans" w:cs="Open Sans" w:ascii="Tahoma" w:hAnsi="Tahoma"/>
            <w:color w:val="365F91" w:themeColor="accent1" w:themeShade="bf"/>
            <w:sz w:val="22"/>
            <w:szCs w:val="22"/>
          </w:rPr>
          <w:t>TNU</w:t>
        </w:r>
      </w:ins>
      <w:r>
        <w:rPr>
          <w:rFonts w:eastAsia="Open Sans" w:cs="Open Sans" w:ascii="Tahoma" w:hAnsi="Tahoma"/>
          <w:color w:val="365F91" w:themeColor="accent1" w:themeShade="bf"/>
          <w:sz w:val="22"/>
          <w:szCs w:val="22"/>
        </w:rPr>
        <w:t xml:space="preserve"> e </w:t>
      </w:r>
      <w:ins w:id="745" w:author="Claude (revisão)" w:date="2026-10-01T20:00:00Z">
        <w:r>
          <w:rPr>
            <w:rFonts w:eastAsia="Open Sans" w:cs="Open Sans" w:ascii="Tahoma" w:hAnsi="Tahoma"/>
            <w:color w:val="365F91" w:themeColor="accent1" w:themeShade="bf"/>
            <w:sz w:val="22"/>
            <w:szCs w:val="22"/>
          </w:rPr>
          <w:t xml:space="preserve">o art. 6º, parágrafo único, da Constituição Federal; e, subsidiariamente, </w:t>
        </w:r>
      </w:ins>
      <w:r>
        <w:rPr>
          <w:rFonts w:eastAsia="Open Sans" w:cs="Open Sans" w:ascii="Tahoma" w:hAnsi="Tahoma"/>
          <w:color w:val="365F91" w:themeColor="accent1" w:themeShade="bf"/>
          <w:sz w:val="22"/>
          <w:szCs w:val="22"/>
        </w:rPr>
        <w:t xml:space="preserve">a </w:t>
      </w:r>
      <w:ins w:id="746" w:author="Claude (revisão)" w:date="2026-10-01T20:00:00Z">
        <w:r>
          <w:rPr>
            <w:rFonts w:eastAsia="Open Sans" w:cs="Open Sans" w:ascii="Tahoma" w:hAnsi="Tahoma"/>
            <w:color w:val="365F91" w:themeColor="accent1" w:themeShade="bf"/>
            <w:sz w:val="22"/>
            <w:szCs w:val="22"/>
          </w:rPr>
          <w:t xml:space="preserve">plausibilidade da tese de </w:t>
        </w:r>
      </w:ins>
      <w:r>
        <w:rPr>
          <w:rFonts w:eastAsia="Open Sans" w:cs="Open Sans" w:ascii="Tahoma" w:hAnsi="Tahoma"/>
          <w:color w:val="365F91" w:themeColor="accent1" w:themeShade="bf"/>
          <w:sz w:val="22"/>
          <w:szCs w:val="22"/>
        </w:rPr>
        <w:t>inconstitucionalidade</w:t>
      </w:r>
      <w:del w:id="747" w:author="Claude (revisão)" w:date="2026-10-01T20:00:00Z">
        <w:r>
          <w:rPr>
            <w:rFonts w:eastAsia="Open Sans" w:cs="Open Sans" w:ascii="Tahoma" w:hAnsi="Tahoma"/>
            <w:color w:val="365F91" w:themeColor="accent1" w:themeShade="bf"/>
            <w:sz w:val="22"/>
            <w:szCs w:val="22"/>
          </w:rPr>
          <w:delText xml:space="preserve"> manifesta</w:delText>
        </w:r>
      </w:del>
      <w:r>
        <w:rPr>
          <w:rFonts w:eastAsia="Open Sans" w:cs="Open Sans" w:ascii="Tahoma" w:hAnsi="Tahoma"/>
          <w:color w:val="365F91" w:themeColor="accent1" w:themeShade="bf"/>
          <w:sz w:val="22"/>
          <w:szCs w:val="22"/>
        </w:rPr>
        <w:t xml:space="preserve"> do art. 12-A da Lei nº </w:t>
      </w:r>
      <w:del w:id="748" w:author="Claude (revisão)" w:date="2026-10-01T20:00:00Z">
        <w:r>
          <w:rPr>
            <w:rFonts w:eastAsia="Open Sans" w:cs="Open Sans" w:ascii="Tahoma" w:hAnsi="Tahoma"/>
            <w:color w:val="365F91" w:themeColor="accent1" w:themeShade="bf"/>
            <w:sz w:val="22"/>
            <w:szCs w:val="22"/>
          </w:rPr>
          <w:delText>14.601/2023</w:delText>
        </w:r>
      </w:del>
      <w:ins w:id="749" w:author="Claude (revisão)" w:date="2026-10-01T20:00:00Z">
        <w:r>
          <w:rPr>
            <w:rFonts w:eastAsia="Open Sans" w:cs="Open Sans" w:ascii="Tahoma" w:hAnsi="Tahoma"/>
            <w:color w:val="365F91" w:themeColor="accent1" w:themeShade="bf"/>
            <w:sz w:val="22"/>
            <w:szCs w:val="22"/>
          </w:rPr>
          <w:t>14.601/2023,</w:t>
        </w:r>
      </w:ins>
      <w:r>
        <w:rPr>
          <w:rFonts w:eastAsia="Open Sans" w:cs="Open Sans" w:ascii="Tahoma" w:hAnsi="Tahoma"/>
          <w:color w:val="365F91" w:themeColor="accent1" w:themeShade="bf"/>
          <w:sz w:val="22"/>
          <w:szCs w:val="22"/>
        </w:rPr>
        <w:t xml:space="preserve"> </w:t>
      </w:r>
      <w:del w:id="750" w:author="Claude (revisão)" w:date="2026-10-01T20:00:00Z">
        <w:r>
          <w:rPr>
            <w:rFonts w:eastAsia="Open Sans" w:cs="Open Sans" w:ascii="Tahoma" w:hAnsi="Tahoma"/>
            <w:color w:val="365F91" w:themeColor="accent1" w:themeShade="bf"/>
            <w:sz w:val="22"/>
            <w:szCs w:val="22"/>
          </w:rPr>
          <w:delText>(incluído</w:delText>
        </w:r>
      </w:del>
      <w:ins w:id="751" w:author="Claude (revisão)" w:date="2026-10-01T20:00:00Z">
        <w:r>
          <w:rPr>
            <w:rFonts w:eastAsia="Open Sans" w:cs="Open Sans" w:ascii="Tahoma" w:hAnsi="Tahoma"/>
            <w:color w:val="365F91" w:themeColor="accent1" w:themeShade="bf"/>
            <w:sz w:val="22"/>
            <w:szCs w:val="22"/>
          </w:rPr>
          <w:t>cuja</w:t>
        </w:r>
      </w:ins>
      <w:r>
        <w:rPr>
          <w:rFonts w:eastAsia="Open Sans" w:cs="Open Sans" w:ascii="Tahoma" w:hAnsi="Tahoma"/>
          <w:color w:val="365F91" w:themeColor="accent1" w:themeShade="bf"/>
          <w:sz w:val="22"/>
          <w:szCs w:val="22"/>
        </w:rPr>
        <w:t xml:space="preserve"> </w:t>
      </w:r>
      <w:del w:id="752" w:author="Claude (revisão)" w:date="2026-10-01T20:00:00Z">
        <w:r>
          <w:rPr>
            <w:rFonts w:eastAsia="Open Sans" w:cs="Open Sans" w:ascii="Tahoma" w:hAnsi="Tahoma"/>
            <w:color w:val="365F91" w:themeColor="accent1" w:themeShade="bf"/>
            <w:sz w:val="22"/>
            <w:szCs w:val="22"/>
          </w:rPr>
          <w:delText>pela</w:delText>
        </w:r>
      </w:del>
      <w:ins w:id="753" w:author="Claude (revisão)" w:date="2026-10-01T20:00:00Z">
        <w:r>
          <w:rPr>
            <w:rFonts w:eastAsia="Open Sans" w:cs="Open Sans" w:ascii="Tahoma" w:hAnsi="Tahoma"/>
            <w:color w:val="365F91" w:themeColor="accent1" w:themeShade="bf"/>
            <w:sz w:val="22"/>
            <w:szCs w:val="22"/>
          </w:rPr>
          <w:t>relevância</w:t>
        </w:r>
      </w:ins>
      <w:r>
        <w:rPr>
          <w:rFonts w:eastAsia="Open Sans" w:cs="Open Sans" w:ascii="Tahoma" w:hAnsi="Tahoma"/>
          <w:color w:val="365F91" w:themeColor="accent1" w:themeShade="bf"/>
          <w:sz w:val="22"/>
          <w:szCs w:val="22"/>
        </w:rPr>
        <w:t xml:space="preserve"> </w:t>
      </w:r>
      <w:del w:id="754" w:author="Claude (revisão)" w:date="2026-10-01T20:00:00Z">
        <w:r>
          <w:rPr>
            <w:rFonts w:eastAsia="Open Sans" w:cs="Open Sans" w:ascii="Tahoma" w:hAnsi="Tahoma"/>
            <w:color w:val="365F91" w:themeColor="accent1" w:themeShade="bf"/>
            <w:sz w:val="22"/>
            <w:szCs w:val="22"/>
          </w:rPr>
          <w:delText>Lei</w:delText>
        </w:r>
      </w:del>
      <w:ins w:id="755" w:author="Claude (revisão)" w:date="2026-10-01T20:00:00Z">
        <w:r>
          <w:rPr>
            <w:rFonts w:eastAsia="Open Sans" w:cs="Open Sans" w:ascii="Tahoma" w:hAnsi="Tahoma"/>
            <w:color w:val="365F91" w:themeColor="accent1" w:themeShade="bf"/>
            <w:sz w:val="22"/>
            <w:szCs w:val="22"/>
          </w:rPr>
          <w:t>o</w:t>
        </w:r>
      </w:ins>
      <w:r>
        <w:rPr>
          <w:rFonts w:eastAsia="Open Sans" w:cs="Open Sans" w:ascii="Tahoma" w:hAnsi="Tahoma"/>
          <w:color w:val="365F91" w:themeColor="accent1" w:themeShade="bf"/>
          <w:sz w:val="22"/>
          <w:szCs w:val="22"/>
        </w:rPr>
        <w:t xml:space="preserve"> </w:t>
      </w:r>
      <w:del w:id="756" w:author="Claude (revisão)" w:date="2026-10-01T20:00:00Z">
        <w:r>
          <w:rPr>
            <w:rFonts w:eastAsia="Open Sans" w:cs="Open Sans" w:ascii="Tahoma" w:hAnsi="Tahoma"/>
            <w:color w:val="365F91" w:themeColor="accent1" w:themeShade="bf"/>
            <w:sz w:val="22"/>
            <w:szCs w:val="22"/>
          </w:rPr>
          <w:delText>nº</w:delText>
        </w:r>
      </w:del>
      <w:ins w:id="757" w:author="Claude (revisão)" w:date="2026-10-01T20:00:00Z">
        <w:r>
          <w:rPr>
            <w:rFonts w:eastAsia="Open Sans" w:cs="Open Sans" w:ascii="Tahoma" w:hAnsi="Tahoma"/>
            <w:color w:val="365F91" w:themeColor="accent1" w:themeShade="bf"/>
            <w:sz w:val="22"/>
            <w:szCs w:val="22"/>
          </w:rPr>
          <w:t>STF</w:t>
        </w:r>
      </w:ins>
      <w:r>
        <w:rPr>
          <w:rFonts w:eastAsia="Open Sans" w:cs="Open Sans" w:ascii="Tahoma" w:hAnsi="Tahoma"/>
          <w:color w:val="365F91" w:themeColor="accent1" w:themeShade="bf"/>
          <w:sz w:val="22"/>
          <w:szCs w:val="22"/>
        </w:rPr>
        <w:t xml:space="preserve"> </w:t>
      </w:r>
      <w:del w:id="758" w:author="Claude (revisão)" w:date="2026-10-01T20:00:00Z">
        <w:r>
          <w:rPr>
            <w:rFonts w:eastAsia="Open Sans" w:cs="Open Sans" w:ascii="Tahoma" w:hAnsi="Tahoma"/>
            <w:color w:val="365F91" w:themeColor="accent1" w:themeShade="bf"/>
            <w:sz w:val="22"/>
            <w:szCs w:val="22"/>
          </w:rPr>
          <w:delText>15.077,</w:delText>
        </w:r>
      </w:del>
      <w:ins w:id="759" w:author="Claude (revisão)" w:date="2026-10-01T20:00:00Z">
        <w:r>
          <w:rPr>
            <w:rFonts w:eastAsia="Open Sans" w:cs="Open Sans" w:ascii="Tahoma" w:hAnsi="Tahoma"/>
            <w:color w:val="365F91" w:themeColor="accent1" w:themeShade="bf"/>
            <w:sz w:val="22"/>
            <w:szCs w:val="22"/>
          </w:rPr>
          <w:t>reconheceu</w:t>
        </w:r>
      </w:ins>
      <w:r>
        <w:rPr>
          <w:rFonts w:eastAsia="Open Sans" w:cs="Open Sans" w:ascii="Tahoma" w:hAnsi="Tahoma"/>
          <w:color w:val="365F91" w:themeColor="accent1" w:themeShade="bf"/>
          <w:sz w:val="22"/>
          <w:szCs w:val="22"/>
        </w:rPr>
        <w:t xml:space="preserve"> </w:t>
      </w:r>
      <w:del w:id="760" w:author="Claude (revisão)" w:date="2026-10-01T20:00:00Z">
        <w:r>
          <w:rPr>
            <w:rFonts w:eastAsia="Open Sans" w:cs="Open Sans" w:ascii="Tahoma" w:hAnsi="Tahoma"/>
            <w:color w:val="365F91" w:themeColor="accent1" w:themeShade="bf"/>
            <w:sz w:val="22"/>
            <w:szCs w:val="22"/>
          </w:rPr>
          <w:delText>de</w:delText>
        </w:r>
      </w:del>
      <w:ins w:id="761" w:author="Claude (revisão)" w:date="2026-10-01T20:00:00Z">
        <w:r>
          <w:rPr>
            <w:rFonts w:eastAsia="Open Sans" w:cs="Open Sans" w:ascii="Tahoma" w:hAnsi="Tahoma"/>
            <w:color w:val="365F91" w:themeColor="accent1" w:themeShade="bf"/>
            <w:sz w:val="22"/>
            <w:szCs w:val="22"/>
          </w:rPr>
          <w:t>ao</w:t>
        </w:r>
      </w:ins>
      <w:r>
        <w:rPr>
          <w:rFonts w:eastAsia="Open Sans" w:cs="Open Sans" w:ascii="Tahoma" w:hAnsi="Tahoma"/>
          <w:color w:val="365F91" w:themeColor="accent1" w:themeShade="bf"/>
          <w:sz w:val="22"/>
          <w:szCs w:val="22"/>
        </w:rPr>
        <w:t xml:space="preserve"> </w:t>
      </w:r>
      <w:del w:id="762" w:author="Claude (revisão)" w:date="2026-10-01T20:00:00Z">
        <w:r>
          <w:rPr>
            <w:rFonts w:eastAsia="Open Sans" w:cs="Open Sans" w:ascii="Tahoma" w:hAnsi="Tahoma"/>
            <w:color w:val="365F91" w:themeColor="accent1" w:themeShade="bf"/>
            <w:sz w:val="22"/>
            <w:szCs w:val="22"/>
          </w:rPr>
          <w:delText>2024).</w:delText>
        </w:r>
      </w:del>
      <w:ins w:id="763" w:author="Claude (revisão)" w:date="2026-10-01T20:00:00Z">
        <w:r>
          <w:rPr>
            <w:rFonts w:eastAsia="Open Sans" w:cs="Open Sans" w:ascii="Tahoma" w:hAnsi="Tahoma"/>
            <w:color w:val="365F91" w:themeColor="accent1" w:themeShade="bf"/>
            <w:sz w:val="22"/>
            <w:szCs w:val="22"/>
          </w:rPr>
          <w:t>admitir a repercussão geral da matéria (Tema 1.472).</w:t>
        </w:r>
      </w:ins>
    </w:p>
    <w:p>
      <w:pPr>
        <w:pStyle w:val="Normal"/>
        <w:spacing w:lineRule="auto" w:line="360" w:before="80" w:after="80"/>
        <w:ind w:right="569" w:firstLine="1134"/>
        <w:jc w:val="both"/>
        <w:rPr>
          <w:rFonts w:ascii="Tahoma" w:hAnsi="Tahoma"/>
          <w:sz w:val="22"/>
          <w:szCs w:val="22"/>
          <w:del w:id="765" w:author="Claude (revisão)" w:date="2026-10-01T20:00:00Z"/>
        </w:rPr>
      </w:pPr>
      <w:del w:id="764" w:author="Claude (revisão)" w:date="2026-10-01T20:00:00Z">
        <w:r>
          <w:rPr>
            <w:rFonts w:eastAsia="Open Sans" w:cs="Open Sans" w:ascii="Tahoma" w:hAnsi="Tahoma"/>
            <w:color w:val="365F91" w:themeColor="accent1" w:themeShade="bf"/>
            <w:sz w:val="22"/>
            <w:szCs w:val="22"/>
          </w:rPr>
          <w:delText>A tese fixada pela TNU no tema 379 estabeleceu que, antes da Lei 15.077/2024 (27/12/2024), a trava dos 16% prevista na Portaria MDS nº 897/2023 (com redação pela Portaria MDS nº 911/2023) é ilegal.</w:delText>
        </w:r>
      </w:del>
    </w:p>
    <w:p>
      <w:pPr>
        <w:pStyle w:val="Normal"/>
        <w:spacing w:lineRule="auto" w:line="360" w:before="80" w:after="80"/>
        <w:ind w:right="569" w:hanging="0"/>
        <w:jc w:val="both"/>
        <w:rPr>
          <w:del w:id="767" w:author="Claude (revisão)" w:date="2026-10-01T20:00:00Z"/>
        </w:rPr>
      </w:pPr>
      <w:del w:id="766" w:author="Claude (revisão)" w:date="2026-10-01T20:00:00Z">
        <w:r>
          <w:rPr>
            <w:rFonts w:eastAsia="Open Sans" w:cs="Open Sans" w:ascii="Open Sans" w:hAnsi="Open Sans"/>
            <w:color w:val="365F91" w:themeColor="accent1" w:themeShade="bf"/>
            <w:sz w:val="20"/>
            <w:szCs w:val="20"/>
          </w:rPr>
          <w:delText xml:space="preserve">Conforme demonstrado, a delegação em aberto trazida pelo artigo 12-A da Lei 14.601/2023 consiste em violação dos princípios constitucionais da legalidade, isonomia, direito à renda básica, separação dos poderes e vedação ao retrocesso social, nos termos do Mandado de Injunção 7.300/DF. </w:delText>
        </w:r>
      </w:del>
    </w:p>
    <w:p>
      <w:pPr>
        <w:pStyle w:val="Normal"/>
        <w:spacing w:lineRule="auto" w:line="360" w:before="80" w:after="80"/>
        <w:ind w:right="569" w:hanging="0"/>
        <w:jc w:val="both"/>
        <w:rPr>
          <w:del w:id="769" w:author="Claude (revisão)" w:date="2026-10-01T20:00:00Z"/>
        </w:rPr>
      </w:pPr>
      <w:del w:id="768" w:author="Claude (revisão)" w:date="2026-10-01T20:00:00Z">
        <w:r>
          <w:rPr>
            <w:rFonts w:eastAsia="Open Sans" w:cs="Open Sans" w:ascii="Open Sans" w:hAnsi="Open Sans"/>
            <w:color w:val="365F91" w:themeColor="accent1" w:themeShade="bf"/>
            <w:sz w:val="20"/>
            <w:szCs w:val="20"/>
          </w:rPr>
          <w:delText xml:space="preserve">Além disso, a distinção fundada na composição do grupo familiar contraria a universalização da renda básica através do Programa Bolsa Família, contrariando a própria essência do benefício. Em arremate, a LOAS expressamente prevê o princípio da igualdade de direitos no acesso ao atendimento, nos termos do artigo 4º, IV, da Lei n. 8.742/93. </w:delText>
        </w:r>
      </w:del>
    </w:p>
    <w:p>
      <w:pPr>
        <w:pStyle w:val="Normal"/>
        <w:spacing w:lineRule="auto" w:line="360" w:before="80" w:after="80"/>
        <w:ind w:right="569" w:firstLine="1134"/>
        <w:jc w:val="both"/>
        <w:rPr>
          <w:rFonts w:ascii="Tahoma" w:hAnsi="Tahoma"/>
          <w:sz w:val="22"/>
          <w:szCs w:val="22"/>
          <w:ins w:id="801" w:author="Claude (revisão)" w:date="2026-10-01T20:00:00Z"/>
        </w:rPr>
      </w:pPr>
      <w:r>
        <w:rPr>
          <w:rFonts w:eastAsia="Open Sans" w:cs="Open Sans" w:ascii="Tahoma" w:hAnsi="Tahoma"/>
          <w:color w:val="365F91" w:themeColor="accent1" w:themeShade="bf"/>
          <w:sz w:val="22"/>
          <w:szCs w:val="22"/>
        </w:rPr>
        <w:t xml:space="preserve">O </w:t>
      </w:r>
      <w:r>
        <w:rPr>
          <w:rFonts w:eastAsia="Open Sans" w:cs="Open Sans" w:ascii="Tahoma" w:hAnsi="Tahoma"/>
          <w:b/>
          <w:bCs/>
          <w:color w:val="365F91" w:themeColor="accent1" w:themeShade="bf"/>
          <w:sz w:val="22"/>
          <w:szCs w:val="22"/>
        </w:rPr>
        <w:t xml:space="preserve">perigo </w:t>
      </w:r>
      <w:del w:id="770" w:author="Claude (revisão)" w:date="2026-10-01T20:00:00Z">
        <w:r>
          <w:rPr>
            <w:rFonts w:eastAsia="Open Sans" w:cs="Open Sans" w:ascii="Tahoma" w:hAnsi="Tahoma"/>
            <w:b/>
            <w:bCs/>
            <w:color w:val="365F91" w:themeColor="accent1" w:themeShade="bf"/>
            <w:sz w:val="22"/>
            <w:szCs w:val="22"/>
          </w:rPr>
          <w:delText>da</w:delText>
        </w:r>
      </w:del>
      <w:ins w:id="771" w:author="Claude (revisão)" w:date="2026-10-01T20:00:00Z">
        <w:r>
          <w:rPr>
            <w:rFonts w:eastAsia="Open Sans" w:cs="Open Sans" w:ascii="Tahoma" w:hAnsi="Tahoma"/>
            <w:b/>
            <w:bCs/>
            <w:color w:val="365F91" w:themeColor="accent1" w:themeShade="bf"/>
            <w:sz w:val="22"/>
            <w:szCs w:val="22"/>
          </w:rPr>
          <w:t>de</w:t>
        </w:r>
      </w:ins>
      <w:r>
        <w:rPr>
          <w:rFonts w:eastAsia="Open Sans" w:cs="Open Sans" w:ascii="Tahoma" w:hAnsi="Tahoma"/>
          <w:b/>
          <w:bCs/>
          <w:color w:val="365F91" w:themeColor="accent1" w:themeShade="bf"/>
          <w:sz w:val="22"/>
          <w:szCs w:val="22"/>
        </w:rPr>
        <w:t xml:space="preserve"> </w:t>
      </w:r>
      <w:del w:id="772" w:author="Claude (revisão)" w:date="2026-10-01T20:00:00Z">
        <w:r>
          <w:rPr>
            <w:rFonts w:eastAsia="Open Sans" w:cs="Open Sans" w:ascii="Tahoma" w:hAnsi="Tahoma"/>
            <w:b/>
            <w:bCs/>
            <w:color w:val="365F91" w:themeColor="accent1" w:themeShade="bf"/>
            <w:sz w:val="22"/>
            <w:szCs w:val="22"/>
          </w:rPr>
          <w:delText>demora, no caso,</w:delText>
        </w:r>
      </w:del>
      <w:ins w:id="773" w:author="Claude (revisão)" w:date="2026-10-01T20:00:00Z">
        <w:r>
          <w:rPr>
            <w:rFonts w:eastAsia="Open Sans" w:cs="Open Sans" w:ascii="Tahoma" w:hAnsi="Tahoma"/>
            <w:b/>
            <w:bCs/>
            <w:color w:val="365F91" w:themeColor="accent1" w:themeShade="bf"/>
            <w:sz w:val="22"/>
            <w:szCs w:val="22"/>
          </w:rPr>
          <w:t>dano</w:t>
        </w:r>
      </w:ins>
      <w:r>
        <w:rPr>
          <w:rFonts w:eastAsia="Open Sans" w:cs="Open Sans" w:ascii="Tahoma" w:hAnsi="Tahoma"/>
          <w:color w:val="365F91" w:themeColor="accent1" w:themeShade="bf"/>
          <w:sz w:val="22"/>
          <w:szCs w:val="22"/>
        </w:rPr>
        <w:t xml:space="preserve"> também </w:t>
      </w:r>
      <w:del w:id="774" w:author="Claude (revisão)" w:date="2026-10-01T20:00:00Z">
        <w:r>
          <w:rPr>
            <w:rFonts w:eastAsia="Open Sans" w:cs="Open Sans" w:ascii="Tahoma" w:hAnsi="Tahoma"/>
            <w:color w:val="365F91" w:themeColor="accent1" w:themeShade="bf"/>
            <w:sz w:val="22"/>
            <w:szCs w:val="22"/>
          </w:rPr>
          <w:delText>resta</w:delText>
        </w:r>
      </w:del>
      <w:ins w:id="775" w:author="Claude (revisão)" w:date="2026-10-01T20:00:00Z">
        <w:r>
          <w:rPr>
            <w:rFonts w:eastAsia="Open Sans" w:cs="Open Sans" w:ascii="Tahoma" w:hAnsi="Tahoma"/>
            <w:color w:val="365F91" w:themeColor="accent1" w:themeShade="bf"/>
            <w:sz w:val="22"/>
            <w:szCs w:val="22"/>
          </w:rPr>
          <w:t>está</w:t>
        </w:r>
      </w:ins>
      <w:r>
        <w:rPr>
          <w:rFonts w:eastAsia="Open Sans" w:cs="Open Sans" w:ascii="Tahoma" w:hAnsi="Tahoma"/>
          <w:color w:val="365F91" w:themeColor="accent1" w:themeShade="bf"/>
          <w:sz w:val="22"/>
          <w:szCs w:val="22"/>
        </w:rPr>
        <w:t xml:space="preserve"> preenchido, </w:t>
      </w:r>
      <w:del w:id="776" w:author="Claude (revisão)" w:date="2026-10-01T20:00:00Z">
        <w:r>
          <w:rPr>
            <w:rFonts w:eastAsia="Open Sans" w:cs="Open Sans" w:ascii="Tahoma" w:hAnsi="Tahoma"/>
            <w:color w:val="365F91" w:themeColor="accent1" w:themeShade="bf"/>
            <w:sz w:val="22"/>
            <w:szCs w:val="22"/>
          </w:rPr>
          <w:delText>uma vez que</w:delText>
        </w:r>
      </w:del>
      <w:ins w:id="777" w:author="Claude (revisão)" w:date="2026-10-01T20:00:00Z">
        <w:r>
          <w:rPr>
            <w:rFonts w:eastAsia="Open Sans" w:cs="Open Sans" w:ascii="Tahoma" w:hAnsi="Tahoma"/>
            <w:color w:val="365F91" w:themeColor="accent1" w:themeShade="bf"/>
            <w:sz w:val="22"/>
            <w:szCs w:val="22"/>
          </w:rPr>
          <w:t>pois</w:t>
        </w:r>
      </w:ins>
      <w:r>
        <w:rPr>
          <w:rFonts w:eastAsia="Open Sans" w:cs="Open Sans" w:ascii="Tahoma" w:hAnsi="Tahoma"/>
          <w:color w:val="365F91" w:themeColor="accent1" w:themeShade="bf"/>
          <w:sz w:val="22"/>
          <w:szCs w:val="22"/>
        </w:rPr>
        <w:t xml:space="preserve"> o pedido versa sobre o direito fundamental à </w:t>
      </w:r>
      <w:r>
        <w:rPr>
          <w:rFonts w:eastAsia="Open Sans" w:cs="Open Sans" w:ascii="Tahoma" w:hAnsi="Tahoma"/>
          <w:b/>
          <w:bCs/>
          <w:color w:val="365F91" w:themeColor="accent1" w:themeShade="bf"/>
          <w:sz w:val="22"/>
          <w:szCs w:val="22"/>
        </w:rPr>
        <w:t>alimentação</w:t>
      </w:r>
      <w:r>
        <w:rPr>
          <w:rFonts w:eastAsia="Open Sans" w:cs="Open Sans" w:ascii="Tahoma" w:hAnsi="Tahoma"/>
          <w:color w:val="365F91" w:themeColor="accent1" w:themeShade="bf"/>
          <w:sz w:val="22"/>
          <w:szCs w:val="22"/>
        </w:rPr>
        <w:t xml:space="preserve"> </w:t>
      </w:r>
      <w:del w:id="778" w:author="Claude (revisão)" w:date="2026-10-01T20:00:00Z">
        <w:r>
          <w:rPr>
            <w:rFonts w:eastAsia="Open Sans" w:cs="Open Sans" w:ascii="Tahoma" w:hAnsi="Tahoma"/>
            <w:color w:val="365F91" w:themeColor="accent1" w:themeShade="bf"/>
            <w:sz w:val="22"/>
            <w:szCs w:val="22"/>
          </w:rPr>
          <w:delText>assegurado no artigo</w:delText>
        </w:r>
      </w:del>
      <w:ins w:id="779" w:author="Claude (revisão)" w:date="2026-10-01T20:00:00Z">
        <w:r>
          <w:rPr>
            <w:rFonts w:eastAsia="Open Sans" w:cs="Open Sans" w:ascii="Tahoma" w:hAnsi="Tahoma"/>
            <w:color w:val="365F91" w:themeColor="accent1" w:themeShade="bf"/>
            <w:sz w:val="22"/>
            <w:szCs w:val="22"/>
          </w:rPr>
          <w:t>(art.</w:t>
        </w:r>
      </w:ins>
      <w:r>
        <w:rPr>
          <w:rFonts w:eastAsia="Open Sans" w:cs="Open Sans" w:ascii="Tahoma" w:hAnsi="Tahoma"/>
          <w:color w:val="365F91" w:themeColor="accent1" w:themeShade="bf"/>
          <w:sz w:val="22"/>
          <w:szCs w:val="22"/>
        </w:rPr>
        <w:t xml:space="preserve"> 6º, </w:t>
      </w:r>
      <w:r>
        <w:rPr>
          <w:rFonts w:eastAsia="Open Sans" w:cs="Open Sans" w:ascii="Tahoma" w:hAnsi="Tahoma"/>
          <w:i/>
          <w:iCs/>
          <w:color w:val="365F91" w:themeColor="accent1" w:themeShade="bf"/>
          <w:sz w:val="22"/>
          <w:szCs w:val="22"/>
        </w:rPr>
        <w:t>caput</w:t>
      </w:r>
      <w:r>
        <w:rPr>
          <w:rFonts w:eastAsia="Open Sans" w:cs="Open Sans" w:ascii="Tahoma" w:hAnsi="Tahoma"/>
          <w:color w:val="365F91" w:themeColor="accent1" w:themeShade="bf"/>
          <w:sz w:val="22"/>
          <w:szCs w:val="22"/>
        </w:rPr>
        <w:t xml:space="preserve">, da Constituição </w:t>
      </w:r>
      <w:del w:id="780" w:author="Claude (revisão)" w:date="2026-10-01T20:00:00Z">
        <w:r>
          <w:rPr>
            <w:rFonts w:eastAsia="Open Sans" w:cs="Open Sans" w:ascii="Tahoma" w:hAnsi="Tahoma"/>
            <w:color w:val="365F91" w:themeColor="accent1" w:themeShade="bf"/>
            <w:sz w:val="22"/>
            <w:szCs w:val="22"/>
          </w:rPr>
          <w:delText>Federal,</w:delText>
        </w:r>
      </w:del>
      <w:ins w:id="781" w:author="Claude (revisão)" w:date="2026-10-01T20:00:00Z">
        <w:r>
          <w:rPr>
            <w:rFonts w:eastAsia="Open Sans" w:cs="Open Sans" w:ascii="Tahoma" w:hAnsi="Tahoma"/>
            <w:color w:val="365F91" w:themeColor="accent1" w:themeShade="bf"/>
            <w:sz w:val="22"/>
            <w:szCs w:val="22"/>
          </w:rPr>
          <w:t>Federal)</w:t>
        </w:r>
      </w:ins>
      <w:r>
        <w:rPr>
          <w:rFonts w:eastAsia="Open Sans" w:cs="Open Sans" w:ascii="Tahoma" w:hAnsi="Tahoma"/>
          <w:color w:val="365F91" w:themeColor="accent1" w:themeShade="bf"/>
          <w:sz w:val="22"/>
          <w:szCs w:val="22"/>
        </w:rPr>
        <w:t xml:space="preserve"> </w:t>
      </w:r>
      <w:del w:id="782" w:author="Claude (revisão)" w:date="2026-10-01T20:00:00Z">
        <w:r>
          <w:rPr>
            <w:rFonts w:eastAsia="Open Sans" w:cs="Open Sans" w:ascii="Tahoma" w:hAnsi="Tahoma"/>
            <w:color w:val="365F91" w:themeColor="accent1" w:themeShade="bf"/>
            <w:sz w:val="22"/>
            <w:szCs w:val="22"/>
          </w:rPr>
          <w:delText>bem</w:delText>
        </w:r>
      </w:del>
      <w:ins w:id="783" w:author="Claude (revisão)" w:date="2026-10-01T20:00:00Z">
        <w:r>
          <w:rPr>
            <w:rFonts w:eastAsia="Open Sans" w:cs="Open Sans" w:ascii="Tahoma" w:hAnsi="Tahoma"/>
            <w:color w:val="365F91" w:themeColor="accent1" w:themeShade="bf"/>
            <w:sz w:val="22"/>
            <w:szCs w:val="22"/>
          </w:rPr>
          <w:t>e</w:t>
        </w:r>
      </w:ins>
      <w:r>
        <w:rPr>
          <w:rFonts w:eastAsia="Open Sans" w:cs="Open Sans" w:ascii="Tahoma" w:hAnsi="Tahoma"/>
          <w:color w:val="365F91" w:themeColor="accent1" w:themeShade="bf"/>
          <w:sz w:val="22"/>
          <w:szCs w:val="22"/>
        </w:rPr>
        <w:t xml:space="preserve"> </w:t>
      </w:r>
      <w:del w:id="784" w:author="Claude (revisão)" w:date="2026-10-01T20:00:00Z">
        <w:r>
          <w:rPr>
            <w:rFonts w:eastAsia="Open Sans" w:cs="Open Sans" w:ascii="Tahoma" w:hAnsi="Tahoma"/>
            <w:color w:val="365F91" w:themeColor="accent1" w:themeShade="bf"/>
            <w:sz w:val="22"/>
            <w:szCs w:val="22"/>
          </w:rPr>
          <w:delText>como</w:delText>
        </w:r>
      </w:del>
      <w:ins w:id="785" w:author="Claude (revisão)" w:date="2026-10-01T20:00:00Z">
        <w:r>
          <w:rPr>
            <w:rFonts w:eastAsia="Open Sans" w:cs="Open Sans" w:ascii="Tahoma" w:hAnsi="Tahoma"/>
            <w:color w:val="365F91" w:themeColor="accent1" w:themeShade="bf"/>
            <w:sz w:val="22"/>
            <w:szCs w:val="22"/>
          </w:rPr>
          <w:t>sobre</w:t>
        </w:r>
      </w:ins>
      <w:r>
        <w:rPr>
          <w:rFonts w:eastAsia="Open Sans" w:cs="Open Sans" w:ascii="Tahoma" w:hAnsi="Tahoma"/>
          <w:color w:val="365F91" w:themeColor="accent1" w:themeShade="bf"/>
          <w:sz w:val="22"/>
          <w:szCs w:val="22"/>
        </w:rPr>
        <w:t xml:space="preserve"> </w:t>
      </w:r>
      <w:del w:id="786" w:author="Claude (revisão)" w:date="2026-10-01T20:00:00Z">
        <w:r>
          <w:rPr>
            <w:rFonts w:eastAsia="Open Sans" w:cs="Open Sans" w:ascii="Tahoma" w:hAnsi="Tahoma"/>
            <w:color w:val="365F91" w:themeColor="accent1" w:themeShade="bf"/>
            <w:sz w:val="22"/>
            <w:szCs w:val="22"/>
          </w:rPr>
          <w:delText>pela</w:delText>
        </w:r>
      </w:del>
      <w:ins w:id="787" w:author="Claude (revisão)" w:date="2026-10-01T20:00:00Z">
        <w:r>
          <w:rPr>
            <w:rFonts w:eastAsia="Open Sans" w:cs="Open Sans" w:ascii="Tahoma" w:hAnsi="Tahoma"/>
            <w:color w:val="365F91" w:themeColor="accent1" w:themeShade="bf"/>
            <w:sz w:val="22"/>
            <w:szCs w:val="22"/>
          </w:rPr>
          <w:t>a</w:t>
        </w:r>
      </w:ins>
      <w:r>
        <w:rPr>
          <w:rFonts w:eastAsia="Open Sans" w:cs="Open Sans" w:ascii="Tahoma" w:hAnsi="Tahoma"/>
          <w:color w:val="365F91" w:themeColor="accent1" w:themeShade="bf"/>
          <w:sz w:val="22"/>
          <w:szCs w:val="22"/>
        </w:rPr>
        <w:t xml:space="preserve"> ausência de atendimento </w:t>
      </w:r>
      <w:del w:id="788" w:author="Claude (revisão)" w:date="2026-10-01T20:00:00Z">
        <w:r>
          <w:rPr>
            <w:rFonts w:eastAsia="Open Sans" w:cs="Open Sans" w:ascii="Tahoma" w:hAnsi="Tahoma"/>
            <w:color w:val="365F91" w:themeColor="accent1" w:themeShade="bf"/>
            <w:sz w:val="22"/>
            <w:szCs w:val="22"/>
          </w:rPr>
          <w:delText>no</w:delText>
        </w:r>
      </w:del>
      <w:ins w:id="789" w:author="Claude (revisão)" w:date="2026-10-01T20:00:00Z">
        <w:r>
          <w:rPr>
            <w:rFonts w:eastAsia="Open Sans" w:cs="Open Sans" w:ascii="Tahoma" w:hAnsi="Tahoma"/>
            <w:color w:val="365F91" w:themeColor="accent1" w:themeShade="bf"/>
            <w:sz w:val="22"/>
            <w:szCs w:val="22"/>
          </w:rPr>
          <w:t>pelo</w:t>
        </w:r>
      </w:ins>
      <w:r>
        <w:rPr>
          <w:rFonts w:eastAsia="Open Sans" w:cs="Open Sans" w:ascii="Tahoma" w:hAnsi="Tahoma"/>
          <w:color w:val="365F91" w:themeColor="accent1" w:themeShade="bf"/>
          <w:sz w:val="22"/>
          <w:szCs w:val="22"/>
        </w:rPr>
        <w:t xml:space="preserve"> maior programa de transferência de renda do </w:t>
      </w:r>
      <w:del w:id="790" w:author="Claude (revisão)" w:date="2026-10-01T20:00:00Z">
        <w:r>
          <w:rPr>
            <w:rFonts w:eastAsia="Open Sans" w:cs="Open Sans" w:ascii="Tahoma" w:hAnsi="Tahoma"/>
            <w:color w:val="365F91" w:themeColor="accent1" w:themeShade="bf"/>
            <w:sz w:val="22"/>
            <w:szCs w:val="22"/>
          </w:rPr>
          <w:delText>Brasil,</w:delText>
        </w:r>
      </w:del>
      <w:ins w:id="791" w:author="Claude (revisão)" w:date="2026-10-01T20:00:00Z">
        <w:r>
          <w:rPr>
            <w:rFonts w:eastAsia="Open Sans" w:cs="Open Sans" w:ascii="Tahoma" w:hAnsi="Tahoma"/>
            <w:color w:val="365F91" w:themeColor="accent1" w:themeShade="bf"/>
            <w:sz w:val="22"/>
            <w:szCs w:val="22"/>
          </w:rPr>
          <w:t>País,</w:t>
        </w:r>
      </w:ins>
      <w:r>
        <w:rPr>
          <w:rFonts w:eastAsia="Open Sans" w:cs="Open Sans" w:ascii="Tahoma" w:hAnsi="Tahoma"/>
          <w:color w:val="365F91" w:themeColor="accent1" w:themeShade="bf"/>
          <w:sz w:val="22"/>
          <w:szCs w:val="22"/>
        </w:rPr>
        <w:t xml:space="preserve"> apesar de</w:t>
      </w:r>
      <w:del w:id="792" w:author="Claude (revisão)" w:date="2026-10-01T20:00:00Z">
        <w:r>
          <w:rPr>
            <w:rFonts w:eastAsia="Open Sans" w:cs="Open Sans" w:ascii="Tahoma" w:hAnsi="Tahoma"/>
            <w:color w:val="365F91" w:themeColor="accent1" w:themeShade="bf"/>
            <w:sz w:val="22"/>
            <w:szCs w:val="22"/>
          </w:rPr>
          <w:delText xml:space="preserve"> estarem</w:delText>
        </w:r>
      </w:del>
      <w:r>
        <w:rPr>
          <w:rFonts w:eastAsia="Open Sans" w:cs="Open Sans" w:ascii="Tahoma" w:hAnsi="Tahoma"/>
          <w:color w:val="365F91" w:themeColor="accent1" w:themeShade="bf"/>
          <w:sz w:val="22"/>
          <w:szCs w:val="22"/>
        </w:rPr>
        <w:t xml:space="preserve"> preenchidos todos os requisitos de elegibilidade </w:t>
      </w:r>
      <w:del w:id="793" w:author="Claude (revisão)" w:date="2026-10-01T20:00:00Z">
        <w:r>
          <w:rPr>
            <w:rFonts w:eastAsia="Open Sans" w:cs="Open Sans" w:ascii="Tahoma" w:hAnsi="Tahoma"/>
            <w:color w:val="365F91" w:themeColor="accent1" w:themeShade="bf"/>
            <w:sz w:val="22"/>
            <w:szCs w:val="22"/>
          </w:rPr>
          <w:delText>do</w:delText>
        </w:r>
      </w:del>
      <w:ins w:id="794" w:author="Claude (revisão)" w:date="2026-10-01T20:00:00Z">
        <w:r>
          <w:rPr>
            <w:rFonts w:eastAsia="Open Sans" w:cs="Open Sans" w:ascii="Tahoma" w:hAnsi="Tahoma"/>
            <w:color w:val="365F91" w:themeColor="accent1" w:themeShade="bf"/>
            <w:sz w:val="22"/>
            <w:szCs w:val="22"/>
          </w:rPr>
          <w:t>(art.</w:t>
        </w:r>
      </w:ins>
      <w:r>
        <w:rPr>
          <w:rFonts w:eastAsia="Open Sans" w:cs="Open Sans" w:ascii="Tahoma" w:hAnsi="Tahoma"/>
          <w:color w:val="365F91" w:themeColor="accent1" w:themeShade="bf"/>
          <w:sz w:val="22"/>
          <w:szCs w:val="22"/>
        </w:rPr>
        <w:t xml:space="preserve"> </w:t>
      </w:r>
      <w:del w:id="795" w:author="Claude (revisão)" w:date="2026-10-01T20:00:00Z">
        <w:r>
          <w:rPr>
            <w:rFonts w:eastAsia="Open Sans" w:cs="Open Sans" w:ascii="Tahoma" w:hAnsi="Tahoma"/>
            <w:color w:val="365F91" w:themeColor="accent1" w:themeShade="bf"/>
            <w:sz w:val="22"/>
            <w:szCs w:val="22"/>
          </w:rPr>
          <w:delText>Programa</w:delText>
        </w:r>
      </w:del>
      <w:ins w:id="796" w:author="Claude (revisão)" w:date="2026-10-01T20:00:00Z">
        <w:r>
          <w:rPr>
            <w:rFonts w:eastAsia="Open Sans" w:cs="Open Sans" w:ascii="Tahoma" w:hAnsi="Tahoma"/>
            <w:color w:val="365F91" w:themeColor="accent1" w:themeShade="bf"/>
            <w:sz w:val="22"/>
            <w:szCs w:val="22"/>
          </w:rPr>
          <w:t>5º</w:t>
        </w:r>
      </w:ins>
      <w:r>
        <w:rPr>
          <w:rFonts w:eastAsia="Open Sans" w:cs="Open Sans" w:ascii="Tahoma" w:hAnsi="Tahoma"/>
          <w:color w:val="365F91" w:themeColor="accent1" w:themeShade="bf"/>
          <w:sz w:val="22"/>
          <w:szCs w:val="22"/>
        </w:rPr>
        <w:t xml:space="preserve"> </w:t>
      </w:r>
      <w:del w:id="797" w:author="Claude (revisão)" w:date="2026-10-01T20:00:00Z">
        <w:r>
          <w:rPr>
            <w:rFonts w:eastAsia="Open Sans" w:cs="Open Sans" w:ascii="Tahoma" w:hAnsi="Tahoma"/>
            <w:color w:val="365F91" w:themeColor="accent1" w:themeShade="bf"/>
            <w:sz w:val="22"/>
            <w:szCs w:val="22"/>
          </w:rPr>
          <w:delText>Bolsa Família (artigo 5º,</w:delText>
        </w:r>
      </w:del>
      <w:ins w:id="798" w:author="Claude (revisão)" w:date="2026-10-01T20:00:00Z">
        <w:r>
          <w:rPr>
            <w:rFonts w:eastAsia="Open Sans" w:cs="Open Sans" w:ascii="Tahoma" w:hAnsi="Tahoma"/>
            <w:color w:val="365F91" w:themeColor="accent1" w:themeShade="bf"/>
            <w:sz w:val="22"/>
            <w:szCs w:val="22"/>
          </w:rPr>
          <w:t>da</w:t>
        </w:r>
      </w:ins>
      <w:r>
        <w:rPr>
          <w:rFonts w:eastAsia="Open Sans" w:cs="Open Sans" w:ascii="Tahoma" w:hAnsi="Tahoma"/>
          <w:color w:val="365F91" w:themeColor="accent1" w:themeShade="bf"/>
          <w:sz w:val="22"/>
          <w:szCs w:val="22"/>
        </w:rPr>
        <w:t xml:space="preserve"> Lei </w:t>
      </w:r>
      <w:del w:id="799" w:author="Claude (revisão)" w:date="2026-10-01T20:00:00Z">
        <w:r>
          <w:rPr>
            <w:rFonts w:eastAsia="Open Sans" w:cs="Open Sans" w:ascii="Tahoma" w:hAnsi="Tahoma"/>
            <w:color w:val="365F91" w:themeColor="accent1" w:themeShade="bf"/>
            <w:sz w:val="22"/>
            <w:szCs w:val="22"/>
          </w:rPr>
          <w:delText>14.601/23).</w:delText>
        </w:r>
      </w:del>
      <w:ins w:id="800" w:author="Claude (revisão)" w:date="2026-10-01T20:00:00Z">
        <w:r>
          <w:rPr>
            <w:rFonts w:eastAsia="Open Sans" w:cs="Open Sans" w:ascii="Tahoma" w:hAnsi="Tahoma"/>
            <w:color w:val="365F91" w:themeColor="accent1" w:themeShade="bf"/>
            <w:sz w:val="22"/>
            <w:szCs w:val="22"/>
          </w:rPr>
          <w:t>nº 14.601/2023).</w:t>
        </w:r>
      </w:ins>
    </w:p>
    <w:p>
      <w:pPr>
        <w:pStyle w:val="Normal"/>
        <w:spacing w:lineRule="auto" w:line="360" w:before="80" w:after="80"/>
        <w:ind w:right="569" w:firstLine="1134"/>
        <w:jc w:val="both"/>
        <w:rPr>
          <w:rFonts w:ascii="Tahoma" w:hAnsi="Tahoma"/>
          <w:sz w:val="22"/>
          <w:szCs w:val="22"/>
          <w:ins w:id="803" w:author="Claude (revisão)" w:date="2026-10-01T20:00:00Z"/>
        </w:rPr>
      </w:pPr>
      <w:ins w:id="802" w:author="Claude (revisão)" w:date="2026-10-01T20:00:00Z">
        <w:r>
          <w:rPr>
            <w:rFonts w:eastAsia="Open Sans" w:cs="Open Sans" w:ascii="Tahoma" w:hAnsi="Tahoma"/>
            <w:color w:val="365F91" w:themeColor="accent1" w:themeShade="bf"/>
            <w:sz w:val="22"/>
            <w:szCs w:val="22"/>
          </w:rPr>
          <w:t>Não há perigo de irreversibilidade (art. 300, § 3º, do CPC): a medida determina apenas a inclusão no Programa, sem prejuízo da verificação periódica dos requisitos de elegibilidade pela Administração.</w:t>
        </w:r>
      </w:ins>
    </w:p>
    <w:p>
      <w:pPr>
        <w:pStyle w:val="Normal"/>
        <w:spacing w:lineRule="auto" w:line="360" w:before="80" w:after="80"/>
        <w:ind w:right="569" w:firstLine="1134"/>
        <w:jc w:val="both"/>
        <w:rPr>
          <w:rFonts w:ascii="Tahoma" w:hAnsi="Tahoma"/>
          <w:sz w:val="22"/>
          <w:szCs w:val="22"/>
        </w:rPr>
      </w:pPr>
      <w:r>
        <w:rPr>
          <w:rFonts w:eastAsia="Open Sans" w:cs="Open Sans" w:ascii="Tahoma" w:hAnsi="Tahoma"/>
          <w:color w:val="365F91" w:themeColor="accent1" w:themeShade="bf"/>
          <w:sz w:val="22"/>
          <w:szCs w:val="22"/>
        </w:rPr>
        <w:t xml:space="preserve">Dessa forma, </w:t>
      </w:r>
      <w:del w:id="804" w:author="Claude (revisão)" w:date="2026-10-01T20:00:00Z">
        <w:r>
          <w:rPr>
            <w:rFonts w:eastAsia="Open Sans" w:cs="Open Sans" w:ascii="Tahoma" w:hAnsi="Tahoma"/>
            <w:color w:val="365F91" w:themeColor="accent1" w:themeShade="bf"/>
            <w:sz w:val="22"/>
            <w:szCs w:val="22"/>
          </w:rPr>
          <w:delText>tendo em vista que</w:delText>
        </w:r>
      </w:del>
      <w:ins w:id="805" w:author="Claude (revisão)" w:date="2026-10-01T20:00:00Z">
        <w:r>
          <w:rPr>
            <w:rFonts w:eastAsia="Open Sans" w:cs="Open Sans" w:ascii="Tahoma" w:hAnsi="Tahoma"/>
            <w:color w:val="365F91" w:themeColor="accent1" w:themeShade="bf"/>
            <w:sz w:val="22"/>
            <w:szCs w:val="22"/>
          </w:rPr>
          <w:t>como</w:t>
        </w:r>
      </w:ins>
      <w:r>
        <w:rPr>
          <w:rFonts w:eastAsia="Open Sans" w:cs="Open Sans" w:ascii="Tahoma" w:hAnsi="Tahoma"/>
          <w:color w:val="365F91" w:themeColor="accent1" w:themeShade="bf"/>
          <w:sz w:val="22"/>
          <w:szCs w:val="22"/>
        </w:rPr>
        <w:t xml:space="preserve"> toda a documentação </w:t>
      </w:r>
      <w:del w:id="806" w:author="Claude (revisão)" w:date="2026-10-01T20:00:00Z">
        <w:r>
          <w:rPr>
            <w:rFonts w:eastAsia="Open Sans" w:cs="Open Sans" w:ascii="Tahoma" w:hAnsi="Tahoma"/>
            <w:color w:val="365F91" w:themeColor="accent1" w:themeShade="bf"/>
            <w:sz w:val="22"/>
            <w:szCs w:val="22"/>
          </w:rPr>
          <w:delText>capaz</w:delText>
        </w:r>
      </w:del>
      <w:ins w:id="807" w:author="Claude (revisão)" w:date="2026-10-01T20:00:00Z">
        <w:r>
          <w:rPr>
            <w:rFonts w:eastAsia="Open Sans" w:cs="Open Sans" w:ascii="Tahoma" w:hAnsi="Tahoma"/>
            <w:color w:val="365F91" w:themeColor="accent1" w:themeShade="bf"/>
            <w:sz w:val="22"/>
            <w:szCs w:val="22"/>
          </w:rPr>
          <w:t>que</w:t>
        </w:r>
      </w:ins>
      <w:r>
        <w:rPr>
          <w:rFonts w:eastAsia="Open Sans" w:cs="Open Sans" w:ascii="Tahoma" w:hAnsi="Tahoma"/>
          <w:color w:val="365F91" w:themeColor="accent1" w:themeShade="bf"/>
          <w:sz w:val="22"/>
          <w:szCs w:val="22"/>
        </w:rPr>
        <w:t xml:space="preserve"> </w:t>
      </w:r>
      <w:del w:id="808" w:author="Claude (revisão)" w:date="2026-10-01T20:00:00Z">
        <w:r>
          <w:rPr>
            <w:rFonts w:eastAsia="Open Sans" w:cs="Open Sans" w:ascii="Tahoma" w:hAnsi="Tahoma"/>
            <w:color w:val="365F91" w:themeColor="accent1" w:themeShade="bf"/>
            <w:sz w:val="22"/>
            <w:szCs w:val="22"/>
          </w:rPr>
          <w:delText>de elucidar</w:delText>
        </w:r>
      </w:del>
      <w:ins w:id="809" w:author="Claude (revisão)" w:date="2026-10-01T20:00:00Z">
        <w:r>
          <w:rPr>
            <w:rFonts w:eastAsia="Open Sans" w:cs="Open Sans" w:ascii="Tahoma" w:hAnsi="Tahoma"/>
            <w:color w:val="365F91" w:themeColor="accent1" w:themeShade="bf"/>
            <w:sz w:val="22"/>
            <w:szCs w:val="22"/>
          </w:rPr>
          <w:t>esclarece</w:t>
        </w:r>
      </w:ins>
      <w:r>
        <w:rPr>
          <w:rFonts w:eastAsia="Open Sans" w:cs="Open Sans" w:ascii="Tahoma" w:hAnsi="Tahoma"/>
          <w:color w:val="365F91" w:themeColor="accent1" w:themeShade="bf"/>
          <w:sz w:val="22"/>
          <w:szCs w:val="22"/>
        </w:rPr>
        <w:t xml:space="preserve"> os fatos </w:t>
      </w:r>
      <w:del w:id="810" w:author="Claude (revisão)" w:date="2026-10-01T20:00:00Z">
        <w:r>
          <w:rPr>
            <w:rFonts w:eastAsia="Open Sans" w:cs="Open Sans" w:ascii="Tahoma" w:hAnsi="Tahoma"/>
            <w:color w:val="365F91" w:themeColor="accent1" w:themeShade="bf"/>
            <w:sz w:val="22"/>
            <w:szCs w:val="22"/>
          </w:rPr>
          <w:delText xml:space="preserve">ora narrados </w:delText>
        </w:r>
      </w:del>
      <w:r>
        <w:rPr>
          <w:rFonts w:eastAsia="Open Sans" w:cs="Open Sans" w:ascii="Tahoma" w:hAnsi="Tahoma"/>
          <w:color w:val="365F91" w:themeColor="accent1" w:themeShade="bf"/>
          <w:sz w:val="22"/>
          <w:szCs w:val="22"/>
        </w:rPr>
        <w:t xml:space="preserve">já foi </w:t>
      </w:r>
      <w:del w:id="811" w:author="Claude (revisão)" w:date="2026-10-01T20:00:00Z">
        <w:r>
          <w:rPr>
            <w:rFonts w:eastAsia="Open Sans" w:cs="Open Sans" w:ascii="Tahoma" w:hAnsi="Tahoma"/>
            <w:color w:val="365F91" w:themeColor="accent1" w:themeShade="bf"/>
            <w:sz w:val="22"/>
            <w:szCs w:val="22"/>
          </w:rPr>
          <w:delText>acostada</w:delText>
        </w:r>
      </w:del>
      <w:ins w:id="812" w:author="Claude (revisão)" w:date="2026-10-01T20:00:00Z">
        <w:r>
          <w:rPr>
            <w:rFonts w:eastAsia="Open Sans" w:cs="Open Sans" w:ascii="Tahoma" w:hAnsi="Tahoma"/>
            <w:color w:val="365F91" w:themeColor="accent1" w:themeShade="bf"/>
            <w:sz w:val="22"/>
            <w:szCs w:val="22"/>
          </w:rPr>
          <w:t>juntada</w:t>
        </w:r>
      </w:ins>
      <w:r>
        <w:rPr>
          <w:rFonts w:eastAsia="Open Sans" w:cs="Open Sans" w:ascii="Tahoma" w:hAnsi="Tahoma"/>
          <w:color w:val="365F91" w:themeColor="accent1" w:themeShade="bf"/>
          <w:sz w:val="22"/>
          <w:szCs w:val="22"/>
        </w:rPr>
        <w:t xml:space="preserve"> aos </w:t>
      </w:r>
      <w:del w:id="813" w:author="Claude (revisão)" w:date="2026-10-01T20:00:00Z">
        <w:r>
          <w:rPr>
            <w:rFonts w:eastAsia="Open Sans" w:cs="Open Sans" w:ascii="Tahoma" w:hAnsi="Tahoma"/>
            <w:color w:val="365F91" w:themeColor="accent1" w:themeShade="bf"/>
            <w:sz w:val="22"/>
            <w:szCs w:val="22"/>
          </w:rPr>
          <w:delText>autos</w:delText>
        </w:r>
      </w:del>
      <w:ins w:id="814" w:author="Claude (revisão)" w:date="2026-10-01T20:00:00Z">
        <w:r>
          <w:rPr>
            <w:rFonts w:eastAsia="Open Sans" w:cs="Open Sans" w:ascii="Tahoma" w:hAnsi="Tahoma"/>
            <w:color w:val="365F91" w:themeColor="accent1" w:themeShade="bf"/>
            <w:sz w:val="22"/>
            <w:szCs w:val="22"/>
          </w:rPr>
          <w:t>autos,</w:t>
        </w:r>
      </w:ins>
      <w:r>
        <w:rPr>
          <w:rFonts w:eastAsia="Open Sans" w:cs="Open Sans" w:ascii="Tahoma" w:hAnsi="Tahoma"/>
          <w:color w:val="365F91" w:themeColor="accent1" w:themeShade="bf"/>
          <w:sz w:val="22"/>
          <w:szCs w:val="22"/>
        </w:rPr>
        <w:t xml:space="preserve"> </w:t>
      </w:r>
      <w:del w:id="815" w:author="Claude (revisão)" w:date="2026-10-01T20:00:00Z">
        <w:r>
          <w:rPr>
            <w:rFonts w:eastAsia="Open Sans" w:cs="Open Sans" w:ascii="Tahoma" w:hAnsi="Tahoma"/>
            <w:color w:val="365F91" w:themeColor="accent1" w:themeShade="bf"/>
            <w:sz w:val="22"/>
            <w:szCs w:val="22"/>
          </w:rPr>
          <w:delText>no sentido de corroborar</w:delText>
        </w:r>
      </w:del>
      <w:ins w:id="816" w:author="Claude (revisão)" w:date="2026-10-01T20:00:00Z">
        <w:r>
          <w:rPr>
            <w:rFonts w:eastAsia="Open Sans" w:cs="Open Sans" w:ascii="Tahoma" w:hAnsi="Tahoma"/>
            <w:color w:val="365F91" w:themeColor="accent1" w:themeShade="bf"/>
            <w:sz w:val="22"/>
            <w:szCs w:val="22"/>
          </w:rPr>
          <w:t>requer-se</w:t>
        </w:r>
      </w:ins>
      <w:r>
        <w:rPr>
          <w:rFonts w:eastAsia="Open Sans" w:cs="Open Sans" w:ascii="Tahoma" w:hAnsi="Tahoma"/>
          <w:color w:val="365F91" w:themeColor="accent1" w:themeShade="bf"/>
          <w:sz w:val="22"/>
          <w:szCs w:val="22"/>
        </w:rPr>
        <w:t xml:space="preserve"> a </w:t>
      </w:r>
      <w:del w:id="817" w:author="Claude (revisão)" w:date="2026-10-01T20:00:00Z">
        <w:r>
          <w:rPr>
            <w:rFonts w:eastAsia="Open Sans" w:cs="Open Sans" w:ascii="Tahoma" w:hAnsi="Tahoma"/>
            <w:color w:val="365F91" w:themeColor="accent1" w:themeShade="bf"/>
            <w:sz w:val="22"/>
            <w:szCs w:val="22"/>
          </w:rPr>
          <w:delText>total procedência</w:delText>
        </w:r>
      </w:del>
      <w:ins w:id="818" w:author="Claude (revisão)" w:date="2026-10-01T20:00:00Z">
        <w:r>
          <w:rPr>
            <w:rFonts w:eastAsia="Open Sans" w:cs="Open Sans" w:ascii="Tahoma" w:hAnsi="Tahoma"/>
            <w:color w:val="365F91" w:themeColor="accent1" w:themeShade="bf"/>
            <w:sz w:val="22"/>
            <w:szCs w:val="22"/>
          </w:rPr>
          <w:t>concessão</w:t>
        </w:r>
      </w:ins>
      <w:r>
        <w:rPr>
          <w:rFonts w:eastAsia="Open Sans" w:cs="Open Sans" w:ascii="Tahoma" w:hAnsi="Tahoma"/>
          <w:color w:val="365F91" w:themeColor="accent1" w:themeShade="bf"/>
          <w:sz w:val="22"/>
          <w:szCs w:val="22"/>
        </w:rPr>
        <w:t xml:space="preserve"> da </w:t>
      </w:r>
      <w:del w:id="819" w:author="Claude (revisão)" w:date="2026-10-01T20:00:00Z">
        <w:r>
          <w:rPr>
            <w:rFonts w:eastAsia="Open Sans" w:cs="Open Sans" w:ascii="Tahoma" w:hAnsi="Tahoma"/>
            <w:color w:val="365F91" w:themeColor="accent1" w:themeShade="bf"/>
            <w:sz w:val="22"/>
            <w:szCs w:val="22"/>
          </w:rPr>
          <w:delText xml:space="preserve">ação, requer seja deferida a </w:delText>
        </w:r>
      </w:del>
      <w:r>
        <w:rPr>
          <w:rFonts w:eastAsia="Open Sans" w:cs="Open Sans" w:ascii="Tahoma" w:hAnsi="Tahoma"/>
          <w:color w:val="365F91" w:themeColor="accent1" w:themeShade="bf"/>
          <w:sz w:val="22"/>
          <w:szCs w:val="22"/>
        </w:rPr>
        <w:t>tutela</w:t>
      </w:r>
      <w:del w:id="820" w:author="Claude (revisão)" w:date="2026-10-01T20:00:00Z">
        <w:r>
          <w:rPr>
            <w:rFonts w:eastAsia="Open Sans" w:cs="Open Sans" w:ascii="Tahoma" w:hAnsi="Tahoma"/>
            <w:color w:val="365F91" w:themeColor="accent1" w:themeShade="bf"/>
            <w:sz w:val="22"/>
            <w:szCs w:val="22"/>
          </w:rPr>
          <w:delText xml:space="preserve"> provisória</w:delText>
        </w:r>
      </w:del>
      <w:r>
        <w:rPr>
          <w:rFonts w:eastAsia="Open Sans" w:cs="Open Sans" w:ascii="Tahoma" w:hAnsi="Tahoma"/>
          <w:color w:val="365F91" w:themeColor="accent1" w:themeShade="bf"/>
          <w:sz w:val="22"/>
          <w:szCs w:val="22"/>
        </w:rPr>
        <w:t xml:space="preserve"> de urgência, a fim de que </w:t>
      </w:r>
      <w:del w:id="821" w:author="Claude (revisão)" w:date="2026-10-01T20:00:00Z">
        <w:r>
          <w:rPr>
            <w:rFonts w:eastAsia="Open Sans" w:cs="Open Sans" w:ascii="Tahoma" w:hAnsi="Tahoma"/>
            <w:color w:val="365F91" w:themeColor="accent1" w:themeShade="bf"/>
            <w:sz w:val="22"/>
            <w:szCs w:val="22"/>
          </w:rPr>
          <w:delText>o/a</w:delText>
        </w:r>
      </w:del>
      <w:ins w:id="822" w:author="Claude (revisão)" w:date="2026-10-01T20:00:00Z">
        <w:r>
          <w:rPr>
            <w:rFonts w:eastAsia="Open Sans" w:cs="Open Sans" w:ascii="Tahoma" w:hAnsi="Tahoma"/>
            <w:color w:val="365F91" w:themeColor="accent1" w:themeShade="bf"/>
            <w:sz w:val="22"/>
            <w:szCs w:val="22"/>
          </w:rPr>
          <w:t>seja determinada a imediata (re)inclusão da parte</w:t>
        </w:r>
      </w:ins>
      <w:r>
        <w:rPr>
          <w:rFonts w:eastAsia="Open Sans" w:cs="Open Sans" w:ascii="Tahoma" w:hAnsi="Tahoma"/>
          <w:color w:val="365F91" w:themeColor="accent1" w:themeShade="bf"/>
          <w:sz w:val="22"/>
          <w:szCs w:val="22"/>
        </w:rPr>
        <w:t xml:space="preserve"> autora</w:t>
      </w:r>
      <w:del w:id="823" w:author="Claude (revisão)" w:date="2026-10-01T20:00:00Z">
        <w:r>
          <w:rPr>
            <w:rFonts w:eastAsia="Open Sans" w:cs="Open Sans" w:ascii="Tahoma" w:hAnsi="Tahoma"/>
            <w:color w:val="365F91" w:themeColor="accent1" w:themeShade="bf"/>
            <w:sz w:val="22"/>
            <w:szCs w:val="22"/>
          </w:rPr>
          <w:delText xml:space="preserve"> seja (re)incluído/a</w:delText>
        </w:r>
      </w:del>
      <w:r>
        <w:rPr>
          <w:rFonts w:eastAsia="Open Sans" w:cs="Open Sans" w:ascii="Tahoma" w:hAnsi="Tahoma"/>
          <w:color w:val="365F91" w:themeColor="accent1" w:themeShade="bf"/>
          <w:sz w:val="22"/>
          <w:szCs w:val="22"/>
        </w:rPr>
        <w:t xml:space="preserve"> no Programa Bolsa </w:t>
      </w:r>
      <w:del w:id="824" w:author="Claude (revisão)" w:date="2026-10-01T20:00:00Z">
        <w:r>
          <w:rPr>
            <w:rFonts w:eastAsia="Open Sans" w:cs="Open Sans" w:ascii="Tahoma" w:hAnsi="Tahoma"/>
            <w:color w:val="365F91" w:themeColor="accent1" w:themeShade="bf"/>
            <w:sz w:val="22"/>
            <w:szCs w:val="22"/>
          </w:rPr>
          <w:delText>Família.</w:delText>
        </w:r>
      </w:del>
      <w:ins w:id="825" w:author="Claude (revisão)" w:date="2026-10-01T20:00:00Z">
        <w:r>
          <w:rPr>
            <w:rFonts w:eastAsia="Open Sans" w:cs="Open Sans" w:ascii="Tahoma" w:hAnsi="Tahoma"/>
            <w:color w:val="365F91" w:themeColor="accent1" w:themeShade="bf"/>
            <w:sz w:val="22"/>
            <w:szCs w:val="22"/>
          </w:rPr>
          <w:t xml:space="preserve">Família, no prazo de </w:t>
        </w:r>
      </w:ins>
      <w:ins w:id="826" w:author="Claude (revisão)" w:date="2026-10-01T20:00:00Z">
        <w:r>
          <w:rPr>
            <w:rFonts w:eastAsia="Open Sans" w:cs="Open Sans" w:ascii="Tahoma" w:hAnsi="Tahoma"/>
            <w:color w:val="365F91" w:themeColor="accent1" w:themeShade="bf"/>
            <w:sz w:val="22"/>
            <w:szCs w:val="22"/>
            <w:highlight w:val="yellow"/>
          </w:rPr>
          <w:t>[10 (dez) / 15 (quinze)]</w:t>
        </w:r>
      </w:ins>
      <w:ins w:id="827" w:author="Claude (revisão)" w:date="2026-10-01T20:00:00Z">
        <w:r>
          <w:rPr>
            <w:rFonts w:eastAsia="Open Sans" w:cs="Open Sans" w:ascii="Tahoma" w:hAnsi="Tahoma"/>
            <w:color w:val="365F91" w:themeColor="accent1" w:themeShade="bf"/>
            <w:sz w:val="22"/>
            <w:szCs w:val="22"/>
          </w:rPr>
          <w:t xml:space="preserve"> dias, sob pena de multa diária (art. 537 do CPC).</w:t>
        </w:r>
      </w:ins>
    </w:p>
    <w:p>
      <w:pPr>
        <w:pStyle w:val="Normal"/>
        <w:spacing w:lineRule="auto" w:line="360" w:before="80" w:after="80"/>
        <w:ind w:right="569" w:hanging="0"/>
        <w:jc w:val="both"/>
        <w:rPr>
          <w:rFonts w:ascii="Tahoma" w:hAnsi="Tahoma" w:cs="Open Sans"/>
          <w:color w:val="365F91" w:themeColor="accent1" w:themeShade="bf"/>
          <w:sz w:val="22"/>
          <w:szCs w:val="22"/>
        </w:rPr>
      </w:pPr>
      <w:r>
        <w:rPr>
          <w:rFonts w:cs="Open Sans" w:ascii="Tahoma" w:hAnsi="Tahoma"/>
          <w:color w:val="365F91" w:themeColor="accent1" w:themeShade="bf"/>
          <w:sz w:val="22"/>
          <w:szCs w:val="22"/>
        </w:rPr>
      </w:r>
    </w:p>
    <w:p>
      <w:pPr>
        <w:pStyle w:val="Normal"/>
        <w:spacing w:lineRule="auto" w:line="360" w:before="80" w:after="80"/>
        <w:ind w:right="569" w:hanging="0"/>
        <w:jc w:val="both"/>
        <w:rPr>
          <w:rFonts w:ascii="Tahoma" w:hAnsi="Tahoma"/>
          <w:sz w:val="22"/>
          <w:szCs w:val="22"/>
        </w:rPr>
      </w:pPr>
      <w:del w:id="828" w:author="Claude (revisão)" w:date="2026-10-01T20:00:00Z">
        <w:r>
          <w:rPr>
            <w:rFonts w:eastAsia="Open Sans" w:cs="Open Sans" w:ascii="Tahoma" w:hAnsi="Tahoma"/>
            <w:b/>
            <w:bCs/>
            <w:i/>
            <w:iCs/>
            <w:color w:val="365F91" w:themeColor="accent1" w:themeShade="bf"/>
            <w:sz w:val="22"/>
            <w:szCs w:val="22"/>
          </w:rPr>
          <w:delText>VII.DO</w:delText>
        </w:r>
      </w:del>
      <w:ins w:id="829" w:author="Claude (revisão)" w:date="2026-10-01T20:00:00Z">
        <w:r>
          <w:rPr>
            <w:rFonts w:eastAsia="Open Sans" w:cs="Open Sans" w:ascii="Tahoma" w:hAnsi="Tahoma"/>
            <w:b/>
            <w:bCs/>
            <w:i/>
            <w:iCs/>
            <w:color w:val="365F91" w:themeColor="accent1" w:themeShade="bf"/>
            <w:sz w:val="22"/>
            <w:szCs w:val="22"/>
          </w:rPr>
          <w:t>IX. DO</w:t>
        </w:r>
      </w:ins>
      <w:r>
        <w:rPr>
          <w:rFonts w:eastAsia="Open Sans" w:cs="Open Sans" w:ascii="Tahoma" w:hAnsi="Tahoma"/>
          <w:b/>
          <w:bCs/>
          <w:i/>
          <w:iCs/>
          <w:color w:val="365F91" w:themeColor="accent1" w:themeShade="bf"/>
          <w:sz w:val="22"/>
          <w:szCs w:val="22"/>
        </w:rPr>
        <w:t xml:space="preserve"> PREQUESTIONAMENTO</w:t>
      </w:r>
    </w:p>
    <w:p>
      <w:pPr>
        <w:pStyle w:val="Normal"/>
        <w:spacing w:lineRule="auto" w:line="360" w:before="80" w:after="80"/>
        <w:ind w:right="569" w:hanging="0"/>
        <w:jc w:val="both"/>
        <w:rPr>
          <w:rFonts w:ascii="Tahoma" w:hAnsi="Tahoma"/>
          <w:sz w:val="22"/>
          <w:szCs w:val="22"/>
        </w:rPr>
      </w:pPr>
      <w:r>
        <w:rPr>
          <w:rFonts w:eastAsia="Open Sans" w:cs="Open Sans" w:ascii="Tahoma" w:hAnsi="Tahoma"/>
          <w:color w:val="365F91" w:themeColor="accent1" w:themeShade="bf"/>
          <w:sz w:val="22"/>
          <w:szCs w:val="22"/>
        </w:rPr>
        <w:t>Para fins de eventual interposição de recursos excepcionais, requer-se o pronunciamento expresso acerca da interpretação e aplicação dos seguintes dispositivos:</w:t>
      </w:r>
    </w:p>
    <w:p>
      <w:pPr>
        <w:pStyle w:val="Normal"/>
        <w:spacing w:lineRule="auto" w:line="360" w:before="80" w:after="80"/>
        <w:ind w:right="569" w:hanging="0"/>
        <w:jc w:val="both"/>
        <w:rPr>
          <w:rFonts w:ascii="Tahoma" w:hAnsi="Tahoma"/>
          <w:sz w:val="22"/>
          <w:szCs w:val="22"/>
        </w:rPr>
      </w:pPr>
      <w:r>
        <w:rPr>
          <w:rFonts w:eastAsia="Open Sans" w:cs="Open Sans" w:ascii="Tahoma" w:hAnsi="Tahoma"/>
          <w:color w:val="365F91" w:themeColor="accent1" w:themeShade="bf"/>
          <w:sz w:val="22"/>
          <w:szCs w:val="22"/>
        </w:rPr>
        <w:t>•</w:t>
      </w:r>
      <w:r>
        <w:rPr>
          <w:rFonts w:eastAsia="Open Sans" w:cs="Open Sans" w:ascii="Tahoma" w:hAnsi="Tahoma"/>
          <w:color w:val="365F91" w:themeColor="accent1" w:themeShade="bf"/>
          <w:sz w:val="22"/>
          <w:szCs w:val="22"/>
        </w:rPr>
        <w:tab/>
        <w:t>Artigo 1º, III; artigo 2º; artigo 3º, III e IV; artigo 5º, caput e incisos I, II, e XXXVI; artigo 6º, caput e parágrafo único; artigo 37, caput; artigo 93, IX, todos da Constituição Federal; e violação à decisão proferida pelo STF no Mandado de Injunção n. 7.300/DF;</w:t>
      </w:r>
    </w:p>
    <w:p>
      <w:pPr>
        <w:pStyle w:val="Normal"/>
        <w:spacing w:lineRule="auto" w:line="360" w:before="80" w:after="80"/>
        <w:ind w:right="569" w:hanging="0"/>
        <w:jc w:val="both"/>
        <w:rPr>
          <w:rFonts w:ascii="Tahoma" w:hAnsi="Tahoma"/>
          <w:sz w:val="22"/>
          <w:szCs w:val="22"/>
        </w:rPr>
      </w:pPr>
      <w:r>
        <w:rPr>
          <w:rFonts w:eastAsia="Open Sans" w:cs="Open Sans" w:ascii="Tahoma" w:hAnsi="Tahoma"/>
          <w:color w:val="365F91" w:themeColor="accent1" w:themeShade="bf"/>
          <w:sz w:val="22"/>
          <w:szCs w:val="22"/>
        </w:rPr>
        <w:t>•</w:t>
      </w:r>
      <w:r>
        <w:rPr>
          <w:rFonts w:eastAsia="Open Sans" w:cs="Open Sans" w:ascii="Tahoma" w:hAnsi="Tahoma"/>
          <w:color w:val="365F91" w:themeColor="accent1" w:themeShade="bf"/>
          <w:sz w:val="22"/>
          <w:szCs w:val="22"/>
        </w:rPr>
        <w:tab/>
        <w:t>Artigo 1º c/c § 1º da Lei nº 10.835/04; artigo 4º, I e IV, Lei nº 8.742/92; artigo 1º c/c § 1º da Lei nº 14.601/23; artigo 5º e artigo 12-A, todos da Lei nº 14.601/23; artigos 489, §1º, 1.022, II e 1.025, todos do CPC; artigo 30 da Lei de Introdução ao Direito Brasileiro; violação ao Tema 379 da TNU e a questão constitucional submetida ao Tema 1.472 do STF (RE 1.614.224).</w:t>
      </w:r>
    </w:p>
    <w:p>
      <w:pPr>
        <w:pStyle w:val="Normal"/>
        <w:spacing w:lineRule="auto" w:line="360" w:before="80" w:after="80"/>
        <w:ind w:right="569" w:hanging="0"/>
        <w:jc w:val="both"/>
        <w:rPr>
          <w:rFonts w:ascii="Tahoma" w:hAnsi="Tahoma" w:cs="Open Sans"/>
          <w:color w:val="365F91" w:themeColor="accent1" w:themeShade="bf"/>
          <w:sz w:val="22"/>
          <w:szCs w:val="22"/>
        </w:rPr>
      </w:pPr>
      <w:r>
        <w:rPr>
          <w:rFonts w:cs="Open Sans" w:ascii="Tahoma" w:hAnsi="Tahoma"/>
          <w:color w:val="365F91" w:themeColor="accent1" w:themeShade="bf"/>
          <w:sz w:val="22"/>
          <w:szCs w:val="22"/>
        </w:rPr>
      </w:r>
    </w:p>
    <w:p>
      <w:pPr>
        <w:pStyle w:val="Normal"/>
        <w:spacing w:lineRule="auto" w:line="360" w:before="80" w:after="80"/>
        <w:ind w:right="569" w:hanging="0"/>
        <w:jc w:val="both"/>
        <w:rPr>
          <w:rFonts w:ascii="Tahoma" w:hAnsi="Tahoma"/>
          <w:sz w:val="22"/>
          <w:szCs w:val="22"/>
        </w:rPr>
      </w:pPr>
      <w:del w:id="830" w:author="Claude (revisão)" w:date="2026-10-01T20:00:00Z">
        <w:r>
          <w:rPr>
            <w:rFonts w:eastAsia="Open Sans" w:cs="Open Sans" w:ascii="Tahoma" w:hAnsi="Tahoma"/>
            <w:b/>
            <w:bCs/>
            <w:i/>
            <w:iCs/>
            <w:color w:val="365F91" w:themeColor="accent1" w:themeShade="bf"/>
            <w:sz w:val="22"/>
            <w:szCs w:val="22"/>
          </w:rPr>
          <w:delText>VIII.DOS</w:delText>
        </w:r>
      </w:del>
      <w:ins w:id="831" w:author="Claude (revisão)" w:date="2026-10-01T20:00:00Z">
        <w:r>
          <w:rPr>
            <w:rFonts w:eastAsia="Open Sans" w:cs="Open Sans" w:ascii="Tahoma" w:hAnsi="Tahoma"/>
            <w:b/>
            <w:bCs/>
            <w:i/>
            <w:iCs/>
            <w:color w:val="365F91" w:themeColor="accent1" w:themeShade="bf"/>
            <w:sz w:val="22"/>
            <w:szCs w:val="22"/>
          </w:rPr>
          <w:t>X. DOS</w:t>
        </w:r>
      </w:ins>
      <w:r>
        <w:rPr>
          <w:rFonts w:eastAsia="Open Sans" w:cs="Open Sans" w:ascii="Tahoma" w:hAnsi="Tahoma"/>
          <w:b/>
          <w:bCs/>
          <w:i/>
          <w:iCs/>
          <w:color w:val="365F91" w:themeColor="accent1" w:themeShade="bf"/>
          <w:sz w:val="22"/>
          <w:szCs w:val="22"/>
        </w:rPr>
        <w:t xml:space="preserve"> PEDIDOS</w:t>
      </w:r>
    </w:p>
    <w:p>
      <w:pPr>
        <w:pStyle w:val="Normal"/>
        <w:spacing w:lineRule="auto" w:line="360" w:before="80" w:after="80"/>
        <w:ind w:right="569" w:firstLine="1134"/>
        <w:jc w:val="both"/>
        <w:rPr>
          <w:rFonts w:ascii="Tahoma" w:hAnsi="Tahoma"/>
          <w:sz w:val="22"/>
          <w:szCs w:val="22"/>
        </w:rPr>
      </w:pPr>
      <w:r>
        <w:rPr>
          <w:rFonts w:eastAsia="Open Sans" w:cs="Open Sans" w:ascii="Tahoma" w:hAnsi="Tahoma"/>
          <w:color w:val="365F91" w:themeColor="accent1" w:themeShade="bf"/>
          <w:sz w:val="22"/>
          <w:szCs w:val="22"/>
        </w:rPr>
        <w:t>Ante os fundamentos</w:t>
      </w:r>
      <w:del w:id="832" w:author="Claude (revisão)" w:date="2026-10-01T20:00:00Z">
        <w:r>
          <w:rPr>
            <w:rFonts w:eastAsia="Open Sans" w:cs="Open Sans" w:ascii="Tahoma" w:hAnsi="Tahoma"/>
            <w:color w:val="365F91" w:themeColor="accent1" w:themeShade="bf"/>
            <w:sz w:val="22"/>
            <w:szCs w:val="22"/>
          </w:rPr>
          <w:delText xml:space="preserve"> acima</w:delText>
        </w:r>
      </w:del>
      <w:r>
        <w:rPr>
          <w:rFonts w:eastAsia="Open Sans" w:cs="Open Sans" w:ascii="Tahoma" w:hAnsi="Tahoma"/>
          <w:color w:val="365F91" w:themeColor="accent1" w:themeShade="bf"/>
          <w:sz w:val="22"/>
          <w:szCs w:val="22"/>
        </w:rPr>
        <w:t xml:space="preserve"> expostos, a parte autora requer:</w:t>
      </w:r>
      <w:del w:id="833" w:author="Claude (revisão)" w:date="2026-10-01T20:00:00Z">
        <w:r>
          <w:rPr>
            <w:rFonts w:eastAsia="Open Sans" w:cs="Open Sans" w:ascii="Tahoma" w:hAnsi="Tahoma"/>
            <w:color w:val="365F91" w:themeColor="accent1" w:themeShade="bf"/>
            <w:sz w:val="22"/>
            <w:szCs w:val="22"/>
          </w:rPr>
          <w:delText xml:space="preserve"> </w:delText>
        </w:r>
      </w:del>
    </w:p>
    <w:p>
      <w:pPr>
        <w:pStyle w:val="Normal"/>
        <w:numPr>
          <w:ilvl w:val="0"/>
          <w:numId w:val="2"/>
        </w:numPr>
        <w:spacing w:lineRule="auto" w:line="360" w:before="80" w:after="80"/>
        <w:ind w:left="0" w:right="569" w:hanging="0"/>
        <w:jc w:val="both"/>
        <w:rPr>
          <w:rFonts w:ascii="Tahoma" w:hAnsi="Tahoma"/>
          <w:sz w:val="22"/>
          <w:szCs w:val="22"/>
        </w:rPr>
      </w:pPr>
      <w:del w:id="834" w:author="Claude (revisão)" w:date="2026-10-01T20:00:00Z">
        <w:r>
          <w:rPr>
            <w:rFonts w:eastAsia="Open Sans" w:cs="Open Sans" w:ascii="Tahoma" w:hAnsi="Tahoma"/>
            <w:color w:val="365F91" w:themeColor="accent1" w:themeShade="bf"/>
            <w:sz w:val="22"/>
            <w:szCs w:val="22"/>
          </w:rPr>
          <w:delText>A</w:delText>
        </w:r>
      </w:del>
      <w:ins w:id="835" w:author="Claude (revisão)" w:date="2026-10-01T20:00:00Z">
        <w:r>
          <w:rPr>
            <w:rFonts w:eastAsia="Open Sans" w:cs="Open Sans" w:ascii="Tahoma" w:hAnsi="Tahoma"/>
            <w:color w:val="365F91" w:themeColor="accent1" w:themeShade="bf"/>
            <w:sz w:val="22"/>
            <w:szCs w:val="22"/>
          </w:rPr>
          <w:t>a</w:t>
        </w:r>
      </w:ins>
      <w:r>
        <w:rPr>
          <w:rFonts w:eastAsia="Open Sans" w:cs="Open Sans" w:ascii="Tahoma" w:hAnsi="Tahoma"/>
          <w:color w:val="365F91" w:themeColor="accent1" w:themeShade="bf"/>
          <w:sz w:val="22"/>
          <w:szCs w:val="22"/>
        </w:rPr>
        <w:t xml:space="preserve"> concessão da gratuidade de justiça, nos termos do </w:t>
      </w:r>
      <w:del w:id="836" w:author="Claude (revisão)" w:date="2026-10-01T20:00:00Z">
        <w:r>
          <w:rPr>
            <w:rFonts w:eastAsia="Open Sans" w:cs="Open Sans" w:ascii="Tahoma" w:hAnsi="Tahoma"/>
            <w:color w:val="365F91" w:themeColor="accent1" w:themeShade="bf"/>
            <w:sz w:val="22"/>
            <w:szCs w:val="22"/>
          </w:rPr>
          <w:delText>artigo</w:delText>
        </w:r>
      </w:del>
      <w:ins w:id="837" w:author="Claude (revisão)" w:date="2026-10-01T20:00:00Z">
        <w:r>
          <w:rPr>
            <w:rFonts w:eastAsia="Open Sans" w:cs="Open Sans" w:ascii="Tahoma" w:hAnsi="Tahoma"/>
            <w:color w:val="365F91" w:themeColor="accent1" w:themeShade="bf"/>
            <w:sz w:val="22"/>
            <w:szCs w:val="22"/>
          </w:rPr>
          <w:t>art.</w:t>
        </w:r>
      </w:ins>
      <w:r>
        <w:rPr>
          <w:rFonts w:eastAsia="Open Sans" w:cs="Open Sans" w:ascii="Tahoma" w:hAnsi="Tahoma"/>
          <w:color w:val="365F91" w:themeColor="accent1" w:themeShade="bf"/>
          <w:sz w:val="22"/>
          <w:szCs w:val="22"/>
        </w:rPr>
        <w:t xml:space="preserve"> 98 do CPC, por não suportar os custos processuais sem prejuízo de sua manutenção, conforme declaração de hipossuficiência anexa;</w:t>
      </w:r>
    </w:p>
    <w:p>
      <w:pPr>
        <w:pStyle w:val="Normal"/>
        <w:numPr>
          <w:ilvl w:val="0"/>
          <w:numId w:val="2"/>
        </w:numPr>
        <w:spacing w:lineRule="auto" w:line="360" w:before="80" w:after="80"/>
        <w:ind w:left="0" w:right="569" w:hanging="0"/>
        <w:jc w:val="both"/>
        <w:rPr>
          <w:rFonts w:ascii="Tahoma" w:hAnsi="Tahoma"/>
          <w:sz w:val="22"/>
          <w:szCs w:val="22"/>
        </w:rPr>
      </w:pPr>
      <w:del w:id="838" w:author="Claude (revisão)" w:date="2026-10-01T20:00:00Z">
        <w:r>
          <w:rPr>
            <w:rFonts w:eastAsia="Open Sans" w:cs="Open Sans" w:ascii="Tahoma" w:hAnsi="Tahoma"/>
            <w:color w:val="365F91" w:themeColor="accent1" w:themeShade="bf"/>
            <w:sz w:val="22"/>
            <w:szCs w:val="22"/>
          </w:rPr>
          <w:delText>Seja</w:delText>
        </w:r>
      </w:del>
      <w:ins w:id="839" w:author="Claude (revisão)" w:date="2026-10-01T20:00:00Z">
        <w:r>
          <w:rPr>
            <w:rFonts w:eastAsia="Open Sans" w:cs="Open Sans" w:ascii="Tahoma" w:hAnsi="Tahoma"/>
            <w:color w:val="365F91" w:themeColor="accent1" w:themeShade="bf"/>
            <w:sz w:val="22"/>
            <w:szCs w:val="22"/>
          </w:rPr>
          <w:t>a</w:t>
        </w:r>
      </w:ins>
      <w:r>
        <w:rPr>
          <w:rFonts w:eastAsia="Open Sans" w:cs="Open Sans" w:ascii="Tahoma" w:hAnsi="Tahoma"/>
          <w:color w:val="365F91" w:themeColor="accent1" w:themeShade="bf"/>
          <w:sz w:val="22"/>
          <w:szCs w:val="22"/>
        </w:rPr>
        <w:t xml:space="preserve"> </w:t>
      </w:r>
      <w:del w:id="840" w:author="Claude (revisão)" w:date="2026-10-01T20:00:00Z">
        <w:r>
          <w:rPr>
            <w:rFonts w:eastAsia="Open Sans" w:cs="Open Sans" w:ascii="Tahoma" w:hAnsi="Tahoma"/>
            <w:b/>
            <w:bCs/>
            <w:color w:val="365F91" w:themeColor="accent1" w:themeShade="bf"/>
            <w:sz w:val="22"/>
            <w:szCs w:val="22"/>
          </w:rPr>
          <w:delText>deferida</w:delText>
        </w:r>
      </w:del>
      <w:ins w:id="841" w:author="Claude (revisão)" w:date="2026-10-01T20:00:00Z">
        <w:r>
          <w:rPr>
            <w:rFonts w:eastAsia="Open Sans" w:cs="Open Sans" w:ascii="Tahoma" w:hAnsi="Tahoma"/>
            <w:color w:val="365F91" w:themeColor="accent1" w:themeShade="bf"/>
            <w:sz w:val="22"/>
            <w:szCs w:val="22"/>
          </w:rPr>
          <w:t>concessão</w:t>
        </w:r>
      </w:ins>
      <w:r>
        <w:rPr>
          <w:rFonts w:eastAsia="Open Sans" w:cs="Open Sans" w:ascii="Tahoma" w:hAnsi="Tahoma"/>
          <w:color w:val="365F91" w:themeColor="accent1" w:themeShade="bf"/>
          <w:sz w:val="22"/>
          <w:szCs w:val="22"/>
        </w:rPr>
        <w:t xml:space="preserve"> </w:t>
      </w:r>
      <w:del w:id="842" w:author="Claude (revisão)" w:date="2026-10-01T20:00:00Z">
        <w:r>
          <w:rPr>
            <w:rFonts w:eastAsia="Open Sans" w:cs="Open Sans" w:ascii="Tahoma" w:hAnsi="Tahoma"/>
            <w:b/>
            <w:bCs/>
            <w:color w:val="365F91" w:themeColor="accent1" w:themeShade="bf"/>
            <w:sz w:val="22"/>
            <w:szCs w:val="22"/>
          </w:rPr>
          <w:delText>a</w:delText>
        </w:r>
      </w:del>
      <w:ins w:id="843" w:author="Claude (revisão)" w:date="2026-10-01T20:00:00Z">
        <w:r>
          <w:rPr>
            <w:rFonts w:eastAsia="Open Sans" w:cs="Open Sans" w:ascii="Tahoma" w:hAnsi="Tahoma"/>
            <w:color w:val="365F91" w:themeColor="accent1" w:themeShade="bf"/>
            <w:sz w:val="22"/>
            <w:szCs w:val="22"/>
          </w:rPr>
          <w:t>da</w:t>
        </w:r>
      </w:ins>
      <w:r>
        <w:rPr>
          <w:rFonts w:eastAsia="Open Sans" w:cs="Open Sans" w:ascii="Tahoma" w:hAnsi="Tahoma"/>
          <w:color w:val="365F91" w:themeColor="accent1" w:themeShade="bf"/>
          <w:sz w:val="22"/>
          <w:szCs w:val="22"/>
        </w:rPr>
        <w:t xml:space="preserve"> </w:t>
      </w:r>
      <w:r>
        <w:rPr>
          <w:rFonts w:eastAsia="Open Sans" w:cs="Open Sans" w:ascii="Tahoma" w:hAnsi="Tahoma"/>
          <w:b/>
          <w:bCs/>
          <w:color w:val="365F91" w:themeColor="accent1" w:themeShade="bf"/>
          <w:sz w:val="22"/>
          <w:szCs w:val="22"/>
        </w:rPr>
        <w:t xml:space="preserve">tutela de </w:t>
      </w:r>
      <w:del w:id="844" w:author="Claude (revisão)" w:date="2026-10-01T20:00:00Z">
        <w:r>
          <w:rPr>
            <w:rFonts w:eastAsia="Open Sans" w:cs="Open Sans" w:ascii="Tahoma" w:hAnsi="Tahoma"/>
            <w:b/>
            <w:bCs/>
            <w:color w:val="365F91" w:themeColor="accent1" w:themeShade="bf"/>
            <w:sz w:val="22"/>
            <w:szCs w:val="22"/>
          </w:rPr>
          <w:delText>urgência antecipada,</w:delText>
        </w:r>
      </w:del>
      <w:ins w:id="845" w:author="Claude (revisão)" w:date="2026-10-01T20:00:00Z">
        <w:r>
          <w:rPr>
            <w:rFonts w:eastAsia="Open Sans" w:cs="Open Sans" w:ascii="Tahoma" w:hAnsi="Tahoma"/>
            <w:b/>
            <w:bCs/>
            <w:color w:val="365F91" w:themeColor="accent1" w:themeShade="bf"/>
            <w:sz w:val="22"/>
            <w:szCs w:val="22"/>
          </w:rPr>
          <w:t>urgência</w:t>
        </w:r>
      </w:ins>
      <w:ins w:id="846" w:author="Claude (revisão)" w:date="2026-10-01T20:00:00Z">
        <w:r>
          <w:rPr>
            <w:rFonts w:eastAsia="Open Sans" w:cs="Open Sans" w:ascii="Tahoma" w:hAnsi="Tahoma"/>
            <w:color w:val="365F91" w:themeColor="accent1" w:themeShade="bf"/>
            <w:sz w:val="22"/>
            <w:szCs w:val="22"/>
          </w:rPr>
          <w:t>,</w:t>
        </w:r>
      </w:ins>
      <w:r>
        <w:rPr>
          <w:rFonts w:eastAsia="Open Sans" w:cs="Open Sans" w:ascii="Tahoma" w:hAnsi="Tahoma"/>
          <w:color w:val="365F91" w:themeColor="accent1" w:themeShade="bf"/>
          <w:sz w:val="22"/>
          <w:szCs w:val="22"/>
        </w:rPr>
        <w:t xml:space="preserve"> nos termos do art. 300 do CPC, para</w:t>
      </w:r>
      <w:ins w:id="847" w:author="Claude (revisão)" w:date="2026-10-01T20:00:00Z">
        <w:r>
          <w:rPr>
            <w:rFonts w:eastAsia="Open Sans" w:cs="Open Sans" w:ascii="Tahoma" w:hAnsi="Tahoma"/>
            <w:color w:val="365F91" w:themeColor="accent1" w:themeShade="bf"/>
            <w:sz w:val="22"/>
            <w:szCs w:val="22"/>
          </w:rPr>
          <w:t xml:space="preserve"> a</w:t>
        </w:r>
      </w:ins>
      <w:r>
        <w:rPr>
          <w:rFonts w:eastAsia="Open Sans" w:cs="Open Sans" w:ascii="Tahoma" w:hAnsi="Tahoma"/>
          <w:color w:val="365F91" w:themeColor="accent1" w:themeShade="bf"/>
          <w:sz w:val="22"/>
          <w:szCs w:val="22"/>
        </w:rPr>
        <w:t xml:space="preserve"> imediata (re)inclusão da parte autora no Programa Bolsa Família e </w:t>
      </w:r>
      <w:ins w:id="848" w:author="Claude (revisão)" w:date="2026-10-01T20:00:00Z">
        <w:r>
          <w:rPr>
            <w:rFonts w:eastAsia="Open Sans" w:cs="Open Sans" w:ascii="Tahoma" w:hAnsi="Tahoma"/>
            <w:color w:val="365F91" w:themeColor="accent1" w:themeShade="bf"/>
            <w:sz w:val="22"/>
            <w:szCs w:val="22"/>
          </w:rPr>
          <w:t xml:space="preserve">a </w:t>
        </w:r>
      </w:ins>
      <w:r>
        <w:rPr>
          <w:rFonts w:eastAsia="Open Sans" w:cs="Open Sans" w:ascii="Tahoma" w:hAnsi="Tahoma"/>
          <w:color w:val="365F91" w:themeColor="accent1" w:themeShade="bf"/>
          <w:sz w:val="22"/>
          <w:szCs w:val="22"/>
        </w:rPr>
        <w:t xml:space="preserve">consequente concessão/restabelecimento do benefício </w:t>
      </w:r>
      <w:del w:id="849" w:author="Claude (revisão)" w:date="2026-10-01T20:00:00Z">
        <w:r>
          <w:rPr>
            <w:rFonts w:eastAsia="Open Sans" w:cs="Open Sans" w:ascii="Tahoma" w:hAnsi="Tahoma"/>
            <w:color w:val="365F91" w:themeColor="accent1" w:themeShade="bf"/>
            <w:sz w:val="22"/>
            <w:szCs w:val="22"/>
          </w:rPr>
          <w:delText>_____,</w:delText>
        </w:r>
      </w:del>
      <w:ins w:id="850" w:author="Claude (revisão)" w:date="2026-10-01T20:00:00Z">
        <w:r>
          <w:rPr>
            <w:rFonts w:eastAsia="Open Sans" w:cs="Open Sans" w:ascii="Tahoma" w:hAnsi="Tahoma"/>
            <w:color w:val="365F91" w:themeColor="accent1" w:themeShade="bf"/>
            <w:sz w:val="22"/>
            <w:szCs w:val="22"/>
          </w:rPr>
          <w:t>______,</w:t>
        </w:r>
      </w:ins>
      <w:r>
        <w:rPr>
          <w:rFonts w:eastAsia="Open Sans" w:cs="Open Sans" w:ascii="Tahoma" w:hAnsi="Tahoma"/>
          <w:color w:val="365F91" w:themeColor="accent1" w:themeShade="bf"/>
          <w:sz w:val="22"/>
          <w:szCs w:val="22"/>
        </w:rPr>
        <w:t xml:space="preserve"> nos termos da Lei nº 14.601/2023, sob pena de multa diária;</w:t>
      </w:r>
    </w:p>
    <w:p>
      <w:pPr>
        <w:pStyle w:val="Normal"/>
        <w:numPr>
          <w:ilvl w:val="0"/>
          <w:numId w:val="2"/>
        </w:numPr>
        <w:spacing w:lineRule="auto" w:line="360" w:before="80" w:after="80"/>
        <w:ind w:left="0" w:right="569" w:hanging="0"/>
        <w:jc w:val="both"/>
        <w:rPr>
          <w:rFonts w:ascii="Tahoma" w:hAnsi="Tahoma"/>
          <w:sz w:val="22"/>
          <w:szCs w:val="22"/>
        </w:rPr>
      </w:pPr>
      <w:del w:id="851" w:author="Claude (revisão)" w:date="2026-10-01T20:00:00Z">
        <w:r>
          <w:rPr>
            <w:rFonts w:eastAsia="Open Sans" w:cs="Open Sans" w:ascii="Tahoma" w:hAnsi="Tahoma"/>
            <w:color w:val="365F91" w:themeColor="accent1" w:themeShade="bf"/>
            <w:sz w:val="22"/>
            <w:szCs w:val="22"/>
          </w:rPr>
          <w:delText>A</w:delText>
        </w:r>
      </w:del>
      <w:ins w:id="852" w:author="Claude (revisão)" w:date="2026-10-01T20:00:00Z">
        <w:r>
          <w:rPr>
            <w:rFonts w:eastAsia="Open Sans" w:cs="Open Sans" w:ascii="Tahoma" w:hAnsi="Tahoma"/>
            <w:color w:val="365F91" w:themeColor="accent1" w:themeShade="bf"/>
            <w:sz w:val="22"/>
            <w:szCs w:val="22"/>
          </w:rPr>
          <w:t>a</w:t>
        </w:r>
      </w:ins>
      <w:r>
        <w:rPr>
          <w:rFonts w:eastAsia="Open Sans" w:cs="Open Sans" w:ascii="Tahoma" w:hAnsi="Tahoma"/>
          <w:color w:val="365F91" w:themeColor="accent1" w:themeShade="bf"/>
          <w:sz w:val="22"/>
          <w:szCs w:val="22"/>
        </w:rPr>
        <w:t xml:space="preserve"> citação da </w:t>
      </w:r>
      <w:del w:id="853" w:author="Claude (revisão)" w:date="2026-10-01T20:00:00Z">
        <w:r>
          <w:rPr>
            <w:rFonts w:eastAsia="Open Sans" w:cs="Open Sans" w:ascii="Tahoma" w:hAnsi="Tahoma"/>
            <w:color w:val="365F91" w:themeColor="accent1" w:themeShade="bf"/>
            <w:sz w:val="22"/>
            <w:szCs w:val="22"/>
          </w:rPr>
          <w:delText>parte ré</w:delText>
        </w:r>
      </w:del>
      <w:ins w:id="854" w:author="Claude (revisão)" w:date="2026-10-01T20:00:00Z">
        <w:r>
          <w:rPr>
            <w:rFonts w:eastAsia="Open Sans" w:cs="Open Sans" w:ascii="Tahoma" w:hAnsi="Tahoma"/>
            <w:color w:val="365F91" w:themeColor="accent1" w:themeShade="bf"/>
            <w:sz w:val="22"/>
            <w:szCs w:val="22"/>
          </w:rPr>
          <w:t>União</w:t>
        </w:r>
      </w:ins>
      <w:r>
        <w:rPr>
          <w:rFonts w:eastAsia="Open Sans" w:cs="Open Sans" w:ascii="Tahoma" w:hAnsi="Tahoma"/>
          <w:color w:val="365F91" w:themeColor="accent1" w:themeShade="bf"/>
          <w:sz w:val="22"/>
          <w:szCs w:val="22"/>
        </w:rPr>
        <w:t xml:space="preserve"> para, querendo, oferecer resposta no prazo legal;</w:t>
      </w:r>
    </w:p>
    <w:p>
      <w:pPr>
        <w:pStyle w:val="Normal"/>
        <w:numPr>
          <w:ilvl w:val="0"/>
          <w:numId w:val="2"/>
        </w:numPr>
        <w:spacing w:lineRule="auto" w:line="360" w:before="80" w:after="80"/>
        <w:ind w:left="0" w:right="569" w:hanging="0"/>
        <w:jc w:val="both"/>
        <w:rPr>
          <w:rFonts w:ascii="Tahoma" w:hAnsi="Tahoma"/>
          <w:sz w:val="22"/>
          <w:szCs w:val="22"/>
        </w:rPr>
      </w:pPr>
      <w:del w:id="855" w:author="Claude (revisão)" w:date="2026-10-01T20:00:00Z">
        <w:r>
          <w:rPr>
            <w:rFonts w:eastAsia="Open Sans" w:cs="Open Sans" w:ascii="Tahoma" w:hAnsi="Tahoma"/>
            <w:color w:val="365F91" w:themeColor="accent1" w:themeShade="bf"/>
            <w:sz w:val="22"/>
            <w:szCs w:val="22"/>
          </w:rPr>
          <w:delText xml:space="preserve">Seja julgado </w:delText>
        </w:r>
      </w:del>
      <w:del w:id="856" w:author="Claude (revisão)" w:date="2026-10-01T20:00:00Z">
        <w:r>
          <w:rPr>
            <w:rFonts w:eastAsia="Open Sans" w:cs="Open Sans" w:ascii="Tahoma" w:hAnsi="Tahoma"/>
            <w:b/>
            <w:bCs/>
            <w:color w:val="365F91" w:themeColor="accent1" w:themeShade="bf"/>
            <w:sz w:val="22"/>
            <w:szCs w:val="22"/>
          </w:rPr>
          <w:delText>PROCEDENTE</w:delText>
        </w:r>
      </w:del>
      <w:del w:id="857" w:author="Claude (revisão)" w:date="2026-10-01T20:00:00Z">
        <w:r>
          <w:rPr>
            <w:rFonts w:eastAsia="Open Sans" w:cs="Open Sans" w:ascii="Tahoma" w:hAnsi="Tahoma"/>
            <w:color w:val="365F91" w:themeColor="accent1" w:themeShade="bf"/>
            <w:sz w:val="22"/>
            <w:szCs w:val="22"/>
          </w:rPr>
          <w:delText xml:space="preserve"> </w:delText>
        </w:r>
      </w:del>
      <w:r>
        <w:rPr>
          <w:rFonts w:eastAsia="Open Sans" w:cs="Open Sans" w:ascii="Tahoma" w:hAnsi="Tahoma"/>
          <w:color w:val="365F91" w:themeColor="accent1" w:themeShade="bf"/>
          <w:sz w:val="22"/>
          <w:szCs w:val="22"/>
        </w:rPr>
        <w:t xml:space="preserve">o </w:t>
      </w:r>
      <w:del w:id="858" w:author="Claude (revisão)" w:date="2026-10-01T20:00:00Z">
        <w:r>
          <w:rPr>
            <w:rFonts w:eastAsia="Open Sans" w:cs="Open Sans" w:ascii="Tahoma" w:hAnsi="Tahoma"/>
            <w:color w:val="365F91" w:themeColor="accent1" w:themeShade="bf"/>
            <w:sz w:val="22"/>
            <w:szCs w:val="22"/>
          </w:rPr>
          <w:delText>pedido, confirmando-se em sede</w:delText>
        </w:r>
      </w:del>
      <w:ins w:id="859" w:author="Claude (revisão)" w:date="2026-10-01T20:00:00Z">
        <w:r>
          <w:rPr>
            <w:rFonts w:eastAsia="Open Sans" w:cs="Open Sans" w:ascii="Tahoma" w:hAnsi="Tahoma"/>
            <w:color w:val="365F91" w:themeColor="accent1" w:themeShade="bf"/>
            <w:sz w:val="22"/>
            <w:szCs w:val="22"/>
          </w:rPr>
          <w:t>julgamento</w:t>
        </w:r>
      </w:ins>
      <w:r>
        <w:rPr>
          <w:rFonts w:eastAsia="Open Sans" w:cs="Open Sans" w:ascii="Tahoma" w:hAnsi="Tahoma"/>
          <w:color w:val="365F91" w:themeColor="accent1" w:themeShade="bf"/>
          <w:sz w:val="22"/>
          <w:szCs w:val="22"/>
        </w:rPr>
        <w:t xml:space="preserve"> de </w:t>
      </w:r>
      <w:del w:id="860" w:author="Claude (revisão)" w:date="2026-10-01T20:00:00Z">
        <w:r>
          <w:rPr>
            <w:rFonts w:eastAsia="Open Sans" w:cs="Open Sans" w:ascii="Tahoma" w:hAnsi="Tahoma"/>
            <w:color w:val="365F91" w:themeColor="accent1" w:themeShade="bf"/>
            <w:sz w:val="22"/>
            <w:szCs w:val="22"/>
          </w:rPr>
          <w:delText>sentença</w:delText>
        </w:r>
      </w:del>
      <w:ins w:id="861" w:author="Claude (revisão)" w:date="2026-10-01T20:00:00Z">
        <w:r>
          <w:rPr>
            <w:rFonts w:eastAsia="Open Sans" w:cs="Open Sans" w:ascii="Tahoma" w:hAnsi="Tahoma"/>
            <w:b/>
            <w:bCs/>
            <w:color w:val="365F91" w:themeColor="accent1" w:themeShade="bf"/>
            <w:sz w:val="22"/>
            <w:szCs w:val="22"/>
          </w:rPr>
          <w:t>PROCEDÊNCIA</w:t>
        </w:r>
      </w:ins>
      <w:ins w:id="862" w:author="Claude (revisão)" w:date="2026-10-01T20:00:00Z">
        <w:r>
          <w:rPr>
            <w:rFonts w:eastAsia="Open Sans" w:cs="Open Sans" w:ascii="Tahoma" w:hAnsi="Tahoma"/>
            <w:color w:val="365F91" w:themeColor="accent1" w:themeShade="bf"/>
            <w:sz w:val="22"/>
            <w:szCs w:val="22"/>
          </w:rPr>
          <w:t xml:space="preserve"> dos pedidos, confirmando-se</w:t>
        </w:r>
      </w:ins>
      <w:r>
        <w:rPr>
          <w:rFonts w:eastAsia="Open Sans" w:cs="Open Sans" w:ascii="Tahoma" w:hAnsi="Tahoma"/>
          <w:color w:val="365F91" w:themeColor="accent1" w:themeShade="bf"/>
          <w:sz w:val="22"/>
          <w:szCs w:val="22"/>
        </w:rPr>
        <w:t xml:space="preserve"> a tutela </w:t>
      </w:r>
      <w:del w:id="863" w:author="Claude (revisão)" w:date="2026-10-01T20:00:00Z">
        <w:r>
          <w:rPr>
            <w:rFonts w:eastAsia="Open Sans" w:cs="Open Sans" w:ascii="Tahoma" w:hAnsi="Tahoma"/>
            <w:color w:val="365F91" w:themeColor="accent1" w:themeShade="bf"/>
            <w:sz w:val="22"/>
            <w:szCs w:val="22"/>
          </w:rPr>
          <w:delText>antecipada,</w:delText>
        </w:r>
      </w:del>
      <w:ins w:id="864" w:author="Claude (revisão)" w:date="2026-10-01T20:00:00Z">
        <w:r>
          <w:rPr>
            <w:rFonts w:eastAsia="Open Sans" w:cs="Open Sans" w:ascii="Tahoma" w:hAnsi="Tahoma"/>
            <w:color w:val="365F91" w:themeColor="accent1" w:themeShade="bf"/>
            <w:sz w:val="22"/>
            <w:szCs w:val="22"/>
          </w:rPr>
          <w:t>de urgência,</w:t>
        </w:r>
      </w:ins>
      <w:r>
        <w:rPr>
          <w:rFonts w:eastAsia="Open Sans" w:cs="Open Sans" w:ascii="Tahoma" w:hAnsi="Tahoma"/>
          <w:color w:val="365F91" w:themeColor="accent1" w:themeShade="bf"/>
          <w:sz w:val="22"/>
          <w:szCs w:val="22"/>
        </w:rPr>
        <w:t xml:space="preserve"> a fim de:</w:t>
      </w:r>
    </w:p>
    <w:p>
      <w:pPr>
        <w:pStyle w:val="Normal"/>
        <w:spacing w:lineRule="auto" w:line="360" w:before="80" w:after="80"/>
        <w:ind w:left="567" w:right="569" w:hanging="0"/>
        <w:jc w:val="both"/>
        <w:rPr>
          <w:rFonts w:ascii="Tahoma" w:hAnsi="Tahoma"/>
          <w:sz w:val="22"/>
          <w:szCs w:val="22"/>
          <w:ins w:id="866" w:author="Claude (revisão)" w:date="2026-10-01T20:00:00Z"/>
        </w:rPr>
      </w:pPr>
      <w:ins w:id="865" w:author="Claude (revisão)" w:date="2026-10-01T20:00:00Z">
        <w:r>
          <w:rPr>
            <w:rFonts w:eastAsia="Open Sans" w:cs="Open Sans" w:ascii="Tahoma" w:hAnsi="Tahoma"/>
            <w:color w:val="365F91" w:themeColor="accent1" w:themeShade="bf"/>
            <w:sz w:val="22"/>
            <w:szCs w:val="22"/>
          </w:rPr>
          <w:t>(d.1) declarar a ilegalidade da aplicação do limite de 16% de famílias unipessoais (art. 6º, V, §§ 2º e 3º, da Portaria MDS nº 897/2023) ao caso concreto, por se tratar de fato anterior a 27/12/2024 (Tema 379 da TNU) e, subsidiariamente, afastar a aplicação do art. 12-A da Lei nº 14.601/2023, ante as inconstitucionalidades apontadas;</w:t>
        </w:r>
      </w:ins>
    </w:p>
    <w:p>
      <w:pPr>
        <w:pStyle w:val="Normal"/>
        <w:spacing w:lineRule="auto" w:line="360" w:before="80" w:after="80"/>
        <w:ind w:left="567" w:right="569" w:hanging="0"/>
        <w:jc w:val="both"/>
        <w:rPr>
          <w:rFonts w:ascii="Tahoma" w:hAnsi="Tahoma"/>
          <w:sz w:val="22"/>
          <w:szCs w:val="22"/>
        </w:rPr>
      </w:pPr>
      <w:del w:id="867" w:author="Claude (revisão)" w:date="2026-10-01T20:00:00Z">
        <w:r>
          <w:rPr>
            <w:rFonts w:eastAsia="Open Sans" w:cs="Open Sans" w:ascii="Tahoma" w:hAnsi="Tahoma"/>
            <w:color w:val="365F91" w:themeColor="accent1" w:themeShade="bf"/>
            <w:sz w:val="22"/>
            <w:szCs w:val="22"/>
          </w:rPr>
          <w:delText>(d.1.)</w:delText>
        </w:r>
      </w:del>
      <w:ins w:id="868" w:author="Claude (revisão)" w:date="2026-10-01T20:00:00Z">
        <w:r>
          <w:rPr>
            <w:rFonts w:eastAsia="Open Sans" w:cs="Open Sans" w:ascii="Tahoma" w:hAnsi="Tahoma"/>
            <w:color w:val="365F91" w:themeColor="accent1" w:themeShade="bf"/>
            <w:sz w:val="22"/>
            <w:szCs w:val="22"/>
          </w:rPr>
          <w:t>(d.2)</w:t>
        </w:r>
      </w:ins>
      <w:r>
        <w:rPr>
          <w:rFonts w:eastAsia="Open Sans" w:cs="Open Sans" w:ascii="Tahoma" w:hAnsi="Tahoma"/>
          <w:color w:val="365F91" w:themeColor="accent1" w:themeShade="bf"/>
          <w:sz w:val="22"/>
          <w:szCs w:val="22"/>
        </w:rPr>
        <w:t xml:space="preserve"> </w:t>
      </w:r>
      <w:del w:id="869" w:author="Claude (revisão)" w:date="2026-10-01T20:00:00Z">
        <w:r>
          <w:rPr>
            <w:rFonts w:eastAsia="Open Sans" w:cs="Open Sans" w:ascii="Tahoma" w:hAnsi="Tahoma"/>
            <w:color w:val="365F91" w:themeColor="accent1" w:themeShade="bf"/>
            <w:sz w:val="22"/>
            <w:szCs w:val="22"/>
          </w:rPr>
          <w:delText>confirmar</w:delText>
        </w:r>
      </w:del>
      <w:ins w:id="870" w:author="Claude (revisão)" w:date="2026-10-01T20:00:00Z">
        <w:r>
          <w:rPr>
            <w:rFonts w:eastAsia="Open Sans" w:cs="Open Sans" w:ascii="Tahoma" w:hAnsi="Tahoma"/>
            <w:color w:val="365F91" w:themeColor="accent1" w:themeShade="bf"/>
            <w:sz w:val="22"/>
            <w:szCs w:val="22"/>
          </w:rPr>
          <w:t>(re)incluir</w:t>
        </w:r>
      </w:ins>
      <w:r>
        <w:rPr>
          <w:rFonts w:eastAsia="Open Sans" w:cs="Open Sans" w:ascii="Tahoma" w:hAnsi="Tahoma"/>
          <w:color w:val="365F91" w:themeColor="accent1" w:themeShade="bf"/>
          <w:sz w:val="22"/>
          <w:szCs w:val="22"/>
        </w:rPr>
        <w:t xml:space="preserve"> a</w:t>
      </w:r>
      <w:del w:id="871" w:author="Claude (revisão)" w:date="2026-10-01T20:00:00Z">
        <w:r>
          <w:rPr>
            <w:rFonts w:eastAsia="Open Sans" w:cs="Open Sans" w:ascii="Tahoma" w:hAnsi="Tahoma"/>
            <w:color w:val="365F91" w:themeColor="accent1" w:themeShade="bf"/>
            <w:sz w:val="22"/>
            <w:szCs w:val="22"/>
          </w:rPr>
          <w:delText xml:space="preserve"> (re)inclusão da</w:delText>
        </w:r>
      </w:del>
      <w:r>
        <w:rPr>
          <w:rFonts w:eastAsia="Open Sans" w:cs="Open Sans" w:ascii="Tahoma" w:hAnsi="Tahoma"/>
          <w:color w:val="365F91" w:themeColor="accent1" w:themeShade="bf"/>
          <w:sz w:val="22"/>
          <w:szCs w:val="22"/>
        </w:rPr>
        <w:t xml:space="preserve"> parte autora no Programa Bolsa Família, com </w:t>
      </w:r>
      <w:del w:id="872" w:author="Claude (revisão)" w:date="2026-10-01T20:00:00Z">
        <w:r>
          <w:rPr>
            <w:rFonts w:eastAsia="Open Sans" w:cs="Open Sans" w:ascii="Tahoma" w:hAnsi="Tahoma"/>
            <w:color w:val="365F91" w:themeColor="accent1" w:themeShade="bf"/>
            <w:sz w:val="22"/>
            <w:szCs w:val="22"/>
          </w:rPr>
          <w:delText>efeitos</w:delText>
        </w:r>
      </w:del>
      <w:ins w:id="873" w:author="Claude (revisão)" w:date="2026-10-01T20:00:00Z">
        <w:r>
          <w:rPr>
            <w:rFonts w:eastAsia="Open Sans" w:cs="Open Sans" w:ascii="Tahoma" w:hAnsi="Tahoma"/>
            <w:color w:val="365F91" w:themeColor="accent1" w:themeShade="bf"/>
            <w:sz w:val="22"/>
            <w:szCs w:val="22"/>
          </w:rPr>
          <w:t>os</w:t>
        </w:r>
      </w:ins>
      <w:r>
        <w:rPr>
          <w:rFonts w:eastAsia="Open Sans" w:cs="Open Sans" w:ascii="Tahoma" w:hAnsi="Tahoma"/>
          <w:color w:val="365F91" w:themeColor="accent1" w:themeShade="bf"/>
          <w:sz w:val="22"/>
          <w:szCs w:val="22"/>
        </w:rPr>
        <w:t xml:space="preserve"> </w:t>
      </w:r>
      <w:del w:id="874" w:author="Claude (revisão)" w:date="2026-10-01T20:00:00Z">
        <w:r>
          <w:rPr>
            <w:rFonts w:eastAsia="Open Sans" w:cs="Open Sans" w:ascii="Tahoma" w:hAnsi="Tahoma"/>
            <w:color w:val="365F91" w:themeColor="accent1" w:themeShade="bf"/>
            <w:sz w:val="22"/>
            <w:szCs w:val="22"/>
          </w:rPr>
          <w:delText>retroativos,</w:delText>
        </w:r>
      </w:del>
      <w:ins w:id="875" w:author="Claude (revisão)" w:date="2026-10-01T20:00:00Z">
        <w:r>
          <w:rPr>
            <w:rFonts w:eastAsia="Open Sans" w:cs="Open Sans" w:ascii="Tahoma" w:hAnsi="Tahoma"/>
            <w:color w:val="365F91" w:themeColor="accent1" w:themeShade="bf"/>
            <w:sz w:val="22"/>
            <w:szCs w:val="22"/>
          </w:rPr>
          <w:t>benefícios</w:t>
        </w:r>
      </w:ins>
      <w:r>
        <w:rPr>
          <w:rFonts w:eastAsia="Open Sans" w:cs="Open Sans" w:ascii="Tahoma" w:hAnsi="Tahoma"/>
          <w:color w:val="365F91" w:themeColor="accent1" w:themeShade="bf"/>
          <w:sz w:val="22"/>
          <w:szCs w:val="22"/>
        </w:rPr>
        <w:t xml:space="preserve"> </w:t>
      </w:r>
      <w:del w:id="876" w:author="Claude (revisão)" w:date="2026-10-01T20:00:00Z">
        <w:r>
          <w:rPr>
            <w:rFonts w:eastAsia="Open Sans" w:cs="Open Sans" w:ascii="Tahoma" w:hAnsi="Tahoma"/>
            <w:color w:val="365F91" w:themeColor="accent1" w:themeShade="bf"/>
            <w:sz w:val="22"/>
            <w:szCs w:val="22"/>
          </w:rPr>
          <w:delText>bem como proceder ao pagamento do benefício previsto</w:delText>
        </w:r>
      </w:del>
      <w:ins w:id="877" w:author="Claude (revisão)" w:date="2026-10-01T20:00:00Z">
        <w:r>
          <w:rPr>
            <w:rFonts w:eastAsia="Open Sans" w:cs="Open Sans" w:ascii="Tahoma" w:hAnsi="Tahoma"/>
            <w:color w:val="365F91" w:themeColor="accent1" w:themeShade="bf"/>
            <w:sz w:val="22"/>
            <w:szCs w:val="22"/>
          </w:rPr>
          <w:t>previstos</w:t>
        </w:r>
      </w:ins>
      <w:r>
        <w:rPr>
          <w:rFonts w:eastAsia="Open Sans" w:cs="Open Sans" w:ascii="Tahoma" w:hAnsi="Tahoma"/>
          <w:color w:val="365F91" w:themeColor="accent1" w:themeShade="bf"/>
          <w:sz w:val="22"/>
          <w:szCs w:val="22"/>
        </w:rPr>
        <w:t xml:space="preserve"> no art. 7º, </w:t>
      </w:r>
      <w:del w:id="878" w:author="Claude (revisão)" w:date="2026-10-01T20:00:00Z">
        <w:r>
          <w:rPr>
            <w:rFonts w:eastAsia="Open Sans" w:cs="Open Sans" w:ascii="Tahoma" w:hAnsi="Tahoma"/>
            <w:color w:val="365F91" w:themeColor="accent1" w:themeShade="bf"/>
            <w:sz w:val="22"/>
            <w:szCs w:val="22"/>
          </w:rPr>
          <w:delText>§1º,</w:delText>
        </w:r>
      </w:del>
      <w:ins w:id="879" w:author="Claude (revisão)" w:date="2026-10-01T20:00:00Z">
        <w:r>
          <w:rPr>
            <w:rFonts w:eastAsia="Open Sans" w:cs="Open Sans" w:ascii="Tahoma" w:hAnsi="Tahoma"/>
            <w:color w:val="365F91" w:themeColor="accent1" w:themeShade="bf"/>
            <w:sz w:val="22"/>
            <w:szCs w:val="22"/>
          </w:rPr>
          <w:t>§ 1º,</w:t>
        </w:r>
      </w:ins>
      <w:r>
        <w:rPr>
          <w:rFonts w:eastAsia="Open Sans" w:cs="Open Sans" w:ascii="Tahoma" w:hAnsi="Tahoma"/>
          <w:color w:val="365F91" w:themeColor="accent1" w:themeShade="bf"/>
          <w:sz w:val="22"/>
          <w:szCs w:val="22"/>
        </w:rPr>
        <w:t xml:space="preserve"> da Lei nº </w:t>
      </w:r>
      <w:del w:id="880" w:author="Claude (revisão)" w:date="2026-10-01T20:00:00Z">
        <w:r>
          <w:rPr>
            <w:rFonts w:eastAsia="Open Sans" w:cs="Open Sans" w:ascii="Tahoma" w:hAnsi="Tahoma"/>
            <w:color w:val="365F91" w:themeColor="accent1" w:themeShade="bf"/>
            <w:sz w:val="22"/>
            <w:szCs w:val="22"/>
          </w:rPr>
          <w:delText>14.601/2023;</w:delText>
        </w:r>
      </w:del>
      <w:ins w:id="881" w:author="Claude (revisão)" w:date="2026-10-01T20:00:00Z">
        <w:r>
          <w:rPr>
            <w:rFonts w:eastAsia="Open Sans" w:cs="Open Sans" w:ascii="Tahoma" w:hAnsi="Tahoma"/>
            <w:color w:val="365F91" w:themeColor="accent1" w:themeShade="bf"/>
            <w:sz w:val="22"/>
            <w:szCs w:val="22"/>
          </w:rPr>
          <w:t>14.601/2023, com efeitos retroativos a __/__/__;</w:t>
        </w:r>
      </w:ins>
    </w:p>
    <w:p>
      <w:pPr>
        <w:pStyle w:val="Normal"/>
        <w:spacing w:lineRule="auto" w:line="360" w:before="80" w:after="80"/>
        <w:ind w:left="567" w:right="569" w:hanging="0"/>
        <w:jc w:val="both"/>
        <w:rPr>
          <w:rFonts w:ascii="Tahoma" w:hAnsi="Tahoma"/>
          <w:sz w:val="22"/>
          <w:szCs w:val="22"/>
        </w:rPr>
      </w:pPr>
      <w:del w:id="882" w:author="Claude (revisão)" w:date="2026-10-01T20:00:00Z">
        <w:r>
          <w:rPr>
            <w:rFonts w:eastAsia="Open Sans" w:cs="Open Sans" w:ascii="Tahoma" w:hAnsi="Tahoma"/>
            <w:color w:val="365F91" w:themeColor="accent1" w:themeShade="bf"/>
            <w:sz w:val="22"/>
            <w:szCs w:val="22"/>
          </w:rPr>
          <w:delText>(d.2)</w:delText>
        </w:r>
      </w:del>
      <w:ins w:id="883" w:author="Claude (revisão)" w:date="2026-10-01T20:00:00Z">
        <w:r>
          <w:rPr>
            <w:rFonts w:eastAsia="Open Sans" w:cs="Open Sans" w:ascii="Tahoma" w:hAnsi="Tahoma"/>
            <w:color w:val="365F91" w:themeColor="accent1" w:themeShade="bf"/>
            <w:sz w:val="22"/>
            <w:szCs w:val="22"/>
          </w:rPr>
          <w:t>(d.3)</w:t>
        </w:r>
      </w:ins>
      <w:r>
        <w:rPr>
          <w:rFonts w:eastAsia="Open Sans" w:cs="Open Sans" w:ascii="Tahoma" w:hAnsi="Tahoma"/>
          <w:color w:val="365F91" w:themeColor="accent1" w:themeShade="bf"/>
          <w:sz w:val="22"/>
          <w:szCs w:val="22"/>
        </w:rPr>
        <w:t xml:space="preserve"> condenar a União ao pagamento das parcelas vencidas e vincendas do </w:t>
      </w:r>
      <w:del w:id="884" w:author="Claude (revisão)" w:date="2026-10-01T20:00:00Z">
        <w:r>
          <w:rPr>
            <w:rFonts w:eastAsia="Open Sans" w:cs="Open Sans" w:ascii="Tahoma" w:hAnsi="Tahoma"/>
            <w:color w:val="365F91" w:themeColor="accent1" w:themeShade="bf"/>
            <w:sz w:val="22"/>
            <w:szCs w:val="22"/>
          </w:rPr>
          <w:delText>benefício do programa Bolsa Família,</w:delText>
        </w:r>
      </w:del>
      <w:ins w:id="885" w:author="Claude (revisão)" w:date="2026-10-01T20:00:00Z">
        <w:r>
          <w:rPr>
            <w:rFonts w:eastAsia="Open Sans" w:cs="Open Sans" w:ascii="Tahoma" w:hAnsi="Tahoma"/>
            <w:color w:val="365F91" w:themeColor="accent1" w:themeShade="bf"/>
            <w:sz w:val="22"/>
            <w:szCs w:val="22"/>
          </w:rPr>
          <w:t>benefício,</w:t>
        </w:r>
      </w:ins>
      <w:r>
        <w:rPr>
          <w:rFonts w:eastAsia="Open Sans" w:cs="Open Sans" w:ascii="Tahoma" w:hAnsi="Tahoma"/>
          <w:color w:val="365F91" w:themeColor="accent1" w:themeShade="bf"/>
          <w:sz w:val="22"/>
          <w:szCs w:val="22"/>
        </w:rPr>
        <w:t xml:space="preserve"> desde a data da atualização/cadastramento no </w:t>
      </w:r>
      <w:del w:id="886" w:author="Claude (revisão)" w:date="2026-10-01T20:00:00Z">
        <w:r>
          <w:rPr>
            <w:rFonts w:eastAsia="Open Sans" w:cs="Open Sans" w:ascii="Tahoma" w:hAnsi="Tahoma"/>
            <w:color w:val="365F91" w:themeColor="accent1" w:themeShade="bf"/>
            <w:sz w:val="22"/>
            <w:szCs w:val="22"/>
          </w:rPr>
          <w:delText>CadÚnico/exclusão</w:delText>
        </w:r>
      </w:del>
      <w:ins w:id="887" w:author="Claude (revisão)" w:date="2026-10-01T20:00:00Z">
        <w:r>
          <w:rPr>
            <w:rFonts w:eastAsia="Open Sans" w:cs="Open Sans" w:ascii="Tahoma" w:hAnsi="Tahoma"/>
            <w:color w:val="365F91" w:themeColor="accent1" w:themeShade="bf"/>
            <w:sz w:val="22"/>
            <w:szCs w:val="22"/>
          </w:rPr>
          <w:t>CadÚnico ou da exclusão</w:t>
        </w:r>
      </w:ins>
      <w:r>
        <w:rPr>
          <w:rFonts w:eastAsia="Open Sans" w:cs="Open Sans" w:ascii="Tahoma" w:hAnsi="Tahoma"/>
          <w:color w:val="365F91" w:themeColor="accent1" w:themeShade="bf"/>
          <w:sz w:val="22"/>
          <w:szCs w:val="22"/>
        </w:rPr>
        <w:t xml:space="preserve"> do PBF, acrescidas de juros </w:t>
      </w:r>
      <w:del w:id="888" w:author="Claude (revisão)" w:date="2026-10-01T20:00:00Z">
        <w:r>
          <w:rPr>
            <w:rFonts w:eastAsia="Open Sans" w:cs="Open Sans" w:ascii="Tahoma" w:hAnsi="Tahoma"/>
            <w:color w:val="365F91" w:themeColor="accent1" w:themeShade="bf"/>
            <w:sz w:val="22"/>
            <w:szCs w:val="22"/>
          </w:rPr>
          <w:delText xml:space="preserve">legais </w:delText>
        </w:r>
      </w:del>
      <w:r>
        <w:rPr>
          <w:rFonts w:eastAsia="Open Sans" w:cs="Open Sans" w:ascii="Tahoma" w:hAnsi="Tahoma"/>
          <w:color w:val="365F91" w:themeColor="accent1" w:themeShade="bf"/>
          <w:sz w:val="22"/>
          <w:szCs w:val="22"/>
        </w:rPr>
        <w:t xml:space="preserve">e correção </w:t>
      </w:r>
      <w:del w:id="889" w:author="Claude (revisão)" w:date="2026-10-01T20:00:00Z">
        <w:r>
          <w:rPr>
            <w:rFonts w:eastAsia="Open Sans" w:cs="Open Sans" w:ascii="Tahoma" w:hAnsi="Tahoma"/>
            <w:color w:val="365F91" w:themeColor="accent1" w:themeShade="bf"/>
            <w:sz w:val="22"/>
            <w:szCs w:val="22"/>
          </w:rPr>
          <w:delText>monetária;</w:delText>
        </w:r>
      </w:del>
      <w:ins w:id="890" w:author="Claude (revisão)" w:date="2026-10-01T20:00:00Z">
        <w:r>
          <w:rPr>
            <w:rFonts w:eastAsia="Open Sans" w:cs="Open Sans" w:ascii="Tahoma" w:hAnsi="Tahoma"/>
            <w:color w:val="365F91" w:themeColor="accent1" w:themeShade="bf"/>
            <w:sz w:val="22"/>
            <w:szCs w:val="22"/>
          </w:rPr>
          <w:t>monetária, nos termos da legislação aplicável à Fazenda Pública (art. 3º da Emenda Constitucional nº 113/2021);</w:t>
        </w:r>
      </w:ins>
    </w:p>
    <w:p>
      <w:pPr>
        <w:pStyle w:val="Normal"/>
        <w:spacing w:lineRule="auto" w:line="360" w:before="80" w:after="80"/>
        <w:ind w:left="567" w:right="569" w:hanging="0"/>
        <w:jc w:val="both"/>
        <w:rPr>
          <w:rFonts w:ascii="Tahoma" w:hAnsi="Tahoma"/>
          <w:sz w:val="22"/>
          <w:szCs w:val="22"/>
          <w:del w:id="892" w:author="Claude (revisão)" w:date="2026-10-01T20:00:00Z"/>
        </w:rPr>
      </w:pPr>
      <w:del w:id="891" w:author="Claude (revisão)" w:date="2026-10-01T20:00:00Z">
        <w:r>
          <w:rPr>
            <w:rFonts w:eastAsia="Open Sans" w:cs="Open Sans" w:ascii="Tahoma" w:hAnsi="Tahoma"/>
            <w:color w:val="365F91" w:themeColor="accent1" w:themeShade="bf"/>
            <w:sz w:val="22"/>
            <w:szCs w:val="22"/>
          </w:rPr>
          <w:delText xml:space="preserve">A condenação da ré ao pagamento das custas e despesas processuais, bem como dos honorários sucumbenciais em favor da Defensoria Pública da União (Tema 1.002 STF); </w:delText>
        </w:r>
      </w:del>
    </w:p>
    <w:p>
      <w:pPr>
        <w:pStyle w:val="Normal"/>
        <w:spacing w:lineRule="auto" w:line="360" w:before="80" w:after="80"/>
        <w:ind w:left="567" w:right="569" w:hanging="0"/>
        <w:jc w:val="both"/>
        <w:rPr>
          <w:rFonts w:ascii="Tahoma" w:hAnsi="Tahoma"/>
          <w:sz w:val="22"/>
          <w:szCs w:val="22"/>
          <w:ins w:id="899" w:author="Claude (revisão)" w:date="2026-10-01T20:00:00Z"/>
        </w:rPr>
      </w:pPr>
      <w:ins w:id="893" w:author="Claude (revisão)" w:date="2026-10-01T20:00:00Z">
        <w:r>
          <w:rPr>
            <w:rFonts w:eastAsia="Open Sans" w:cs="Open Sans" w:ascii="Tahoma" w:hAnsi="Tahoma"/>
            <w:color w:val="365F91" w:themeColor="accent1" w:themeShade="bf"/>
            <w:sz w:val="22"/>
            <w:szCs w:val="22"/>
          </w:rPr>
          <w:t xml:space="preserve">(d.4) </w:t>
        </w:r>
      </w:ins>
      <w:ins w:id="894" w:author="Claude (revisão)" w:date="2026-10-01T20:00:00Z">
        <w:r>
          <w:rPr>
            <w:rFonts w:eastAsia="Open Sans" w:cs="Open Sans" w:ascii="Tahoma" w:hAnsi="Tahoma"/>
            <w:color w:val="365F91" w:themeColor="accent1" w:themeShade="bf"/>
            <w:sz w:val="22"/>
            <w:szCs w:val="22"/>
            <w:highlight w:val="yellow"/>
          </w:rPr>
          <w:t>[se for o caso]</w:t>
        </w:r>
      </w:ins>
      <w:ins w:id="895" w:author="Claude (revisão)" w:date="2026-10-01T20:00:00Z">
        <w:r>
          <w:rPr>
            <w:rFonts w:eastAsia="Open Sans" w:cs="Open Sans" w:ascii="Tahoma" w:hAnsi="Tahoma"/>
            <w:color w:val="365F91" w:themeColor="accent1" w:themeShade="bf"/>
            <w:sz w:val="22"/>
            <w:szCs w:val="22"/>
          </w:rPr>
          <w:t xml:space="preserve"> reconhecer</w:t>
        </w:r>
      </w:ins>
      <w:r>
        <w:rPr>
          <w:rFonts w:eastAsia="Open Sans" w:cs="Open Sans" w:ascii="Tahoma" w:hAnsi="Tahoma"/>
          <w:color w:val="365F91" w:themeColor="accent1" w:themeShade="bf"/>
          <w:sz w:val="22"/>
          <w:szCs w:val="22"/>
        </w:rPr>
        <w:t xml:space="preserve"> </w:t>
      </w:r>
      <w:ins w:id="896" w:author="Claude (revisão)" w:date="2026-10-01T20:00:00Z">
        <w:r>
          <w:rPr>
            <w:rFonts w:eastAsia="Open Sans" w:cs="Open Sans" w:ascii="Tahoma" w:hAnsi="Tahoma"/>
            <w:color w:val="365F91" w:themeColor="accent1" w:themeShade="bf"/>
            <w:sz w:val="22"/>
            <w:szCs w:val="22"/>
          </w:rPr>
          <w:t>a condição de família unipessoal</w:t>
        </w:r>
      </w:ins>
      <w:r>
        <w:rPr>
          <w:rFonts w:eastAsia="Open Sans" w:cs="Open Sans" w:ascii="Tahoma" w:hAnsi="Tahoma"/>
          <w:color w:val="365F91" w:themeColor="accent1" w:themeShade="bf"/>
          <w:sz w:val="22"/>
          <w:szCs w:val="22"/>
        </w:rPr>
        <w:t xml:space="preserve"> , suprindo-se judicialmente a entrevista domiciliar, com a consequente aplicação do art. 6º, § 3º, da Portaria MDS nº 897/2023</w:t>
      </w:r>
      <w:ins w:id="897" w:author="Claude (revisão)" w:date="2026-10-01T20:00:00Z">
        <w:r>
          <w:rPr>
            <w:rFonts w:eastAsia="Open Sans" w:cs="Open Sans" w:ascii="Tahoma" w:hAnsi="Tahoma"/>
            <w:color w:val="365F91" w:themeColor="accent1" w:themeShade="bf"/>
            <w:sz w:val="22"/>
            <w:szCs w:val="22"/>
          </w:rPr>
          <w:t xml:space="preserve"> </w:t>
        </w:r>
      </w:ins>
      <w:ins w:id="898" w:author="Claude (revisão)" w:date="2026-10-01T20:00:00Z">
        <w:r>
          <w:rPr>
            <w:rFonts w:eastAsia="Open Sans" w:cs="Open Sans" w:ascii="Tahoma" w:hAnsi="Tahoma"/>
            <w:color w:val="365F91" w:themeColor="accent1" w:themeShade="bf"/>
            <w:sz w:val="22"/>
            <w:szCs w:val="22"/>
            <w:highlight w:val="yellow"/>
          </w:rPr>
          <w:t>[ou de integrante do grupo excepcional ______]</w:t>
        </w:r>
      </w:ins>
      <w:r>
        <w:rPr>
          <w:rFonts w:eastAsia="Open Sans" w:cs="Open Sans" w:ascii="Tahoma" w:hAnsi="Tahoma"/>
          <w:color w:val="365F91" w:themeColor="accent1" w:themeShade="bf"/>
          <w:sz w:val="22"/>
          <w:szCs w:val="22"/>
        </w:rPr>
        <w:t>;</w:t>
      </w:r>
    </w:p>
    <w:p>
      <w:pPr>
        <w:pStyle w:val="Normal"/>
        <w:numPr>
          <w:ilvl w:val="0"/>
          <w:numId w:val="2"/>
        </w:numPr>
        <w:spacing w:lineRule="auto" w:line="360" w:before="80" w:after="80"/>
        <w:ind w:left="0" w:right="569" w:hanging="0"/>
        <w:jc w:val="both"/>
        <w:rPr>
          <w:rFonts w:ascii="Tahoma" w:hAnsi="Tahoma"/>
          <w:sz w:val="22"/>
          <w:szCs w:val="22"/>
          <w:ins w:id="901" w:author="Claude (revisão)" w:date="2026-10-01T20:00:00Z"/>
        </w:rPr>
      </w:pPr>
      <w:ins w:id="900" w:author="Claude (revisão)" w:date="2026-10-01T20:00:00Z">
        <w:r>
          <w:rPr>
            <w:rFonts w:eastAsia="Open Sans" w:cs="Open Sans" w:ascii="Tahoma" w:hAnsi="Tahoma"/>
            <w:color w:val="365F91" w:themeColor="accent1" w:themeShade="bf"/>
            <w:sz w:val="22"/>
            <w:szCs w:val="22"/>
          </w:rPr>
          <w:t>o regular prosseguimento do feito. Caso este juízo entenda pelo sobrestamento em razão do Tema 1.472 do STF, a apreciação da tutela de urgência, em razão da natureza alimentar do benefício;</w:t>
        </w:r>
      </w:ins>
    </w:p>
    <w:p>
      <w:pPr>
        <w:pStyle w:val="Normal"/>
        <w:numPr>
          <w:ilvl w:val="0"/>
          <w:numId w:val="2"/>
        </w:numPr>
        <w:spacing w:lineRule="auto" w:line="360" w:before="80" w:after="80"/>
        <w:ind w:left="0" w:right="569" w:hanging="0"/>
        <w:jc w:val="both"/>
        <w:rPr>
          <w:rFonts w:ascii="Tahoma" w:hAnsi="Tahoma"/>
          <w:sz w:val="22"/>
          <w:szCs w:val="22"/>
        </w:rPr>
      </w:pPr>
      <w:del w:id="902" w:author="Claude (revisão)" w:date="2026-10-01T20:00:00Z">
        <w:r>
          <w:rPr>
            <w:rFonts w:eastAsia="Open Sans" w:cs="Open Sans" w:ascii="Tahoma" w:hAnsi="Tahoma"/>
            <w:color w:val="365F91" w:themeColor="accent1" w:themeShade="bf"/>
            <w:sz w:val="22"/>
            <w:szCs w:val="22"/>
          </w:rPr>
          <w:delText xml:space="preserve">Requer desde já </w:delText>
        </w:r>
      </w:del>
      <w:r>
        <w:rPr>
          <w:rFonts w:eastAsia="Open Sans" w:cs="Open Sans" w:ascii="Tahoma" w:hAnsi="Tahoma"/>
          <w:color w:val="365F91" w:themeColor="accent1" w:themeShade="bf"/>
          <w:sz w:val="22"/>
          <w:szCs w:val="22"/>
        </w:rPr>
        <w:t xml:space="preserve">a produção de todos os meios de prova em direito </w:t>
      </w:r>
      <w:del w:id="903" w:author="Claude (revisão)" w:date="2026-10-01T20:00:00Z">
        <w:r>
          <w:rPr>
            <w:rFonts w:eastAsia="Open Sans" w:cs="Open Sans" w:ascii="Tahoma" w:hAnsi="Tahoma"/>
            <w:color w:val="365F91" w:themeColor="accent1" w:themeShade="bf"/>
            <w:sz w:val="22"/>
            <w:szCs w:val="22"/>
          </w:rPr>
          <w:delText>admitidos.</w:delText>
        </w:r>
      </w:del>
      <w:ins w:id="904" w:author="Claude (revisão)" w:date="2026-10-01T20:00:00Z">
        <w:r>
          <w:rPr>
            <w:rFonts w:eastAsia="Open Sans" w:cs="Open Sans" w:ascii="Tahoma" w:hAnsi="Tahoma"/>
            <w:color w:val="365F91" w:themeColor="accent1" w:themeShade="bf"/>
            <w:sz w:val="22"/>
            <w:szCs w:val="22"/>
          </w:rPr>
          <w:t>admitidos, especialmente a prova documental e, se necessário, a perícia social ou o mandado de constatação por oficial de justiça; e</w:t>
        </w:r>
      </w:ins>
    </w:p>
    <w:p>
      <w:pPr>
        <w:pStyle w:val="Normal"/>
        <w:spacing w:lineRule="auto" w:line="360" w:before="80" w:after="80"/>
        <w:ind w:right="569" w:hanging="0"/>
        <w:jc w:val="both"/>
        <w:rPr>
          <w:rFonts w:ascii="Tahoma" w:hAnsi="Tahoma"/>
          <w:sz w:val="22"/>
          <w:szCs w:val="22"/>
          <w:del w:id="906" w:author="Claude (revisão)" w:date="2026-10-01T20:00:00Z"/>
        </w:rPr>
      </w:pPr>
      <w:del w:id="905" w:author="Claude (revisão)" w:date="2026-10-01T20:00:00Z">
        <w:r>
          <w:rPr>
            <w:rFonts w:eastAsia="Open Sans" w:cs="Open Sans" w:ascii="Tahoma" w:hAnsi="Tahoma"/>
            <w:color w:val="365F91" w:themeColor="accent1" w:themeShade="bf"/>
            <w:sz w:val="22"/>
            <w:szCs w:val="22"/>
          </w:rPr>
          <w:delText xml:space="preserve">Considerando o disposto no art. 334, § 5º, do CPC/2015, e o princípio da cooperação processual, manifesta-se desde logo o interesse na realização de audiência de conciliação. </w:delText>
        </w:r>
      </w:del>
    </w:p>
    <w:p>
      <w:pPr>
        <w:pStyle w:val="Normal"/>
        <w:spacing w:lineRule="auto" w:line="360" w:before="80" w:after="80"/>
        <w:jc w:val="both"/>
        <w:rPr>
          <w:rFonts w:ascii="Open Sans" w:hAnsi="Open Sans" w:cs="Open Sans"/>
          <w:color w:val="365F91" w:themeColor="accent1" w:themeShade="bf"/>
          <w:sz w:val="20"/>
          <w:szCs w:val="20"/>
          <w:del w:id="908" w:author="Claude (revisão)" w:date="2026-10-01T20:00:00Z"/>
        </w:rPr>
      </w:pPr>
      <w:del w:id="907" w:author="Claude (revisão)" w:date="2026-10-01T20:00:00Z">
        <w:r>
          <w:rPr>
            <w:rFonts w:cs="Open Sans" w:ascii="Open Sans" w:hAnsi="Open Sans"/>
            <w:color w:val="365F91" w:themeColor="accent1" w:themeShade="bf"/>
            <w:sz w:val="20"/>
            <w:szCs w:val="20"/>
          </w:rPr>
        </w:r>
      </w:del>
    </w:p>
    <w:p>
      <w:pPr>
        <w:pStyle w:val="Normal"/>
        <w:spacing w:lineRule="auto" w:line="360" w:before="80" w:after="80"/>
        <w:jc w:val="center"/>
        <w:rPr>
          <w:del w:id="910" w:author="Claude (revisão)" w:date="2026-10-01T20:00:00Z"/>
        </w:rPr>
      </w:pPr>
      <w:del w:id="909" w:author="Claude (revisão)" w:date="2026-10-01T20:00:00Z">
        <w:r>
          <w:rPr>
            <w:rFonts w:eastAsia="Open Sans" w:cs="Open Sans" w:ascii="Open Sans" w:hAnsi="Open Sans"/>
            <w:b/>
            <w:bCs/>
            <w:color w:val="365F91" w:themeColor="accent1" w:themeShade="bf"/>
            <w:sz w:val="20"/>
            <w:szCs w:val="20"/>
          </w:rPr>
          <w:delText>Dá-se à causa o valor de R$ ______ (_______).</w:delText>
        </w:r>
      </w:del>
    </w:p>
    <w:p>
      <w:pPr>
        <w:pStyle w:val="Normal"/>
        <w:spacing w:lineRule="auto" w:line="360" w:before="80" w:after="80"/>
        <w:jc w:val="center"/>
        <w:rPr>
          <w:del w:id="912" w:author="Claude (revisão)" w:date="2026-10-01T20:00:00Z"/>
        </w:rPr>
      </w:pPr>
      <w:del w:id="911" w:author="Claude (revisão)" w:date="2026-10-01T20:00:00Z">
        <w:r>
          <w:rPr>
            <w:rFonts w:eastAsia="Open Sans" w:cs="Open Sans" w:ascii="Open Sans" w:hAnsi="Open Sans"/>
            <w:b/>
            <w:bCs/>
            <w:color w:val="365F91" w:themeColor="accent1" w:themeShade="bf"/>
            <w:sz w:val="20"/>
            <w:szCs w:val="20"/>
          </w:rPr>
          <w:delText>.</w:delText>
        </w:r>
      </w:del>
    </w:p>
    <w:p>
      <w:pPr>
        <w:pStyle w:val="Normal"/>
        <w:spacing w:lineRule="auto" w:line="360" w:before="80" w:after="80"/>
        <w:ind w:right="569" w:hanging="0"/>
        <w:jc w:val="both"/>
        <w:rPr>
          <w:rFonts w:ascii="Tahoma" w:hAnsi="Tahoma"/>
          <w:sz w:val="22"/>
          <w:szCs w:val="22"/>
          <w:ins w:id="914" w:author="Claude (revisão)" w:date="2026-10-01T20:00:00Z"/>
        </w:rPr>
      </w:pPr>
      <w:ins w:id="913" w:author="Claude (revisão)" w:date="2026-10-01T20:00:00Z">
        <w:r>
          <w:rPr>
            <w:rFonts w:eastAsia="Open Sans" w:cs="Open Sans" w:ascii="Tahoma" w:hAnsi="Tahoma"/>
            <w:color w:val="365F91" w:themeColor="accent1" w:themeShade="bf"/>
            <w:sz w:val="22"/>
            <w:szCs w:val="22"/>
          </w:rPr>
          <w:t>Em observância ao princípio da cooperação (art. 6º do CPC), a parte autora manifesta, desde logo, interesse na autocomposição.</w:t>
        </w:r>
      </w:ins>
    </w:p>
    <w:p>
      <w:pPr>
        <w:pStyle w:val="Normal"/>
        <w:spacing w:lineRule="auto" w:line="360" w:before="80" w:after="80"/>
        <w:jc w:val="center"/>
        <w:rPr>
          <w:rFonts w:ascii="Tahoma" w:hAnsi="Tahoma"/>
          <w:sz w:val="22"/>
          <w:szCs w:val="22"/>
          <w:ins w:id="917" w:author="Claude (revisão)" w:date="2026-10-01T20:00:00Z"/>
        </w:rPr>
      </w:pPr>
      <w:ins w:id="915" w:author="Claude (revisão)" w:date="2026-10-01T20:00:00Z">
        <w:r>
          <w:rPr>
            <w:rFonts w:eastAsia="Open Sans" w:cs="Open Sans" w:ascii="Tahoma" w:hAnsi="Tahoma"/>
            <w:b/>
            <w:bCs/>
            <w:color w:val="365F91" w:themeColor="accent1" w:themeShade="bf"/>
            <w:sz w:val="22"/>
            <w:szCs w:val="22"/>
          </w:rPr>
          <w:t>Dá-se à causa o valor de R$ ______ (_______)</w:t>
        </w:r>
      </w:ins>
      <w:r>
        <w:rPr>
          <w:rFonts w:eastAsia="Open Sans" w:cs="Open Sans" w:ascii="Tahoma" w:hAnsi="Tahoma"/>
          <w:b/>
          <w:bCs/>
          <w:color w:val="365F91" w:themeColor="accent1" w:themeShade="bf"/>
          <w:sz w:val="22"/>
          <w:szCs w:val="22"/>
        </w:rPr>
        <w:t>.</w:t>
      </w:r>
      <w:ins w:id="916" w:author="Claude (revisão)" w:date="2026-10-01T20:00:00Z">
        <w:r>
          <w:rPr>
            <w:rFonts w:eastAsia="Open Sans" w:cs="Open Sans" w:ascii="Tahoma" w:hAnsi="Tahoma"/>
            <w:color w:val="365F91" w:themeColor="accent1" w:themeShade="bf"/>
            <w:sz w:val="22"/>
            <w:szCs w:val="22"/>
          </w:rPr>
          <w:t xml:space="preserve"> </w:t>
        </w:r>
      </w:ins>
    </w:p>
    <w:p>
      <w:pPr>
        <w:pStyle w:val="Normal"/>
        <w:spacing w:lineRule="auto" w:line="360" w:before="80" w:after="80"/>
        <w:jc w:val="center"/>
        <w:rPr>
          <w:rFonts w:ascii="Tahoma" w:hAnsi="Tahoma" w:cs="Open Sans"/>
          <w:b/>
          <w:b/>
          <w:bCs/>
          <w:color w:val="365F91" w:themeColor="accent1" w:themeShade="bf"/>
          <w:sz w:val="22"/>
          <w:szCs w:val="22"/>
          <w:ins w:id="919" w:author="Claude (revisão)" w:date="2026-10-01T20:00:00Z"/>
        </w:rPr>
      </w:pPr>
      <w:ins w:id="918" w:author="Claude (revisão)" w:date="2026-10-01T20:00:00Z">
        <w:r>
          <w:rPr>
            <w:rFonts w:cs="Open Sans" w:ascii="Tahoma" w:hAnsi="Tahoma"/>
            <w:b/>
            <w:bCs/>
            <w:color w:val="365F91" w:themeColor="accent1" w:themeShade="bf"/>
            <w:sz w:val="22"/>
            <w:szCs w:val="22"/>
          </w:rPr>
        </w:r>
      </w:ins>
    </w:p>
    <w:p>
      <w:pPr>
        <w:pStyle w:val="Normal"/>
        <w:spacing w:lineRule="auto" w:line="360" w:before="80" w:after="80"/>
        <w:jc w:val="center"/>
        <w:rPr>
          <w:rFonts w:ascii="Tahoma" w:hAnsi="Tahoma"/>
          <w:sz w:val="22"/>
          <w:szCs w:val="22"/>
        </w:rPr>
      </w:pPr>
      <w:r>
        <w:rPr>
          <w:rFonts w:eastAsia="Open Sans" w:cs="Open Sans" w:ascii="Tahoma" w:hAnsi="Tahoma"/>
          <w:color w:val="365F91" w:themeColor="accent1" w:themeShade="bf"/>
          <w:sz w:val="22"/>
          <w:szCs w:val="22"/>
        </w:rPr>
        <w:t xml:space="preserve">Termos em que pede deferimento. </w:t>
      </w:r>
    </w:p>
    <w:p>
      <w:pPr>
        <w:pStyle w:val="Normal"/>
        <w:spacing w:lineRule="auto" w:line="360" w:before="80" w:after="80"/>
        <w:jc w:val="center"/>
        <w:rPr>
          <w:rFonts w:ascii="Tahoma" w:hAnsi="Tahoma"/>
          <w:sz w:val="22"/>
          <w:szCs w:val="22"/>
        </w:rPr>
      </w:pPr>
      <w:r>
        <w:rPr>
          <w:rFonts w:eastAsia="Open Sans" w:cs="Open Sans" w:ascii="Tahoma" w:hAnsi="Tahoma"/>
          <w:color w:val="365F91" w:themeColor="accent1" w:themeShade="bf"/>
          <w:sz w:val="22"/>
          <w:szCs w:val="22"/>
        </w:rPr>
        <w:t>Local, data.</w:t>
      </w:r>
    </w:p>
    <w:p>
      <w:pPr>
        <w:pStyle w:val="Normal"/>
        <w:spacing w:lineRule="auto" w:line="360" w:before="80" w:after="80"/>
        <w:jc w:val="center"/>
        <w:rPr>
          <w:rFonts w:ascii="Tahoma" w:hAnsi="Tahoma"/>
          <w:sz w:val="22"/>
          <w:szCs w:val="22"/>
        </w:rPr>
      </w:pPr>
      <w:r>
        <w:rPr>
          <w:rFonts w:eastAsia="Open Sans" w:cs="Open Sans" w:ascii="Tahoma" w:hAnsi="Tahoma"/>
          <w:color w:val="365F91" w:themeColor="accent1" w:themeShade="bf"/>
          <w:sz w:val="22"/>
          <w:szCs w:val="22"/>
        </w:rPr>
        <w:t>DEFENSOR/A PÚBLICO/A FEDERAL</w:t>
      </w:r>
    </w:p>
    <w:p>
      <w:pPr>
        <w:pStyle w:val="Normal"/>
        <w:spacing w:lineRule="auto" w:line="360" w:before="80" w:after="80"/>
        <w:jc w:val="center"/>
        <w:rPr>
          <w:rFonts w:ascii="Tahoma" w:hAnsi="Tahoma" w:cs="Open Sans"/>
          <w:color w:val="365F91" w:themeColor="accent1" w:themeShade="bf"/>
          <w:sz w:val="22"/>
          <w:szCs w:val="22"/>
        </w:rPr>
      </w:pPr>
      <w:r>
        <w:rPr>
          <w:rFonts w:cs="Open Sans" w:ascii="Tahoma" w:hAnsi="Tahoma"/>
          <w:color w:val="365F91" w:themeColor="accent1" w:themeShade="bf"/>
          <w:sz w:val="22"/>
          <w:szCs w:val="22"/>
        </w:rPr>
      </w:r>
    </w:p>
    <w:p>
      <w:pPr>
        <w:pStyle w:val="Normal"/>
        <w:spacing w:lineRule="auto" w:line="360" w:before="80" w:after="80"/>
        <w:jc w:val="center"/>
        <w:rPr>
          <w:rFonts w:ascii="Tahoma" w:hAnsi="Tahoma" w:cs="Open Sans"/>
          <w:color w:val="365F91" w:themeColor="accent1" w:themeShade="bf"/>
          <w:sz w:val="22"/>
          <w:szCs w:val="22"/>
        </w:rPr>
      </w:pPr>
      <w:r>
        <w:rPr>
          <w:rFonts w:cs="Open Sans" w:ascii="Tahoma" w:hAnsi="Tahoma"/>
          <w:color w:val="365F91" w:themeColor="accent1" w:themeShade="bf"/>
          <w:sz w:val="22"/>
          <w:szCs w:val="22"/>
        </w:rPr>
      </w:r>
    </w:p>
    <w:tbl>
      <w:tblPr>
        <w:tblW w:w="10773" w:type="dxa"/>
        <w:jc w:val="left"/>
        <w:tblInd w:w="-420" w:type="dxa"/>
        <w:tblLayout w:type="fixed"/>
        <w:tblCellMar>
          <w:top w:w="0" w:type="dxa"/>
          <w:left w:w="108" w:type="dxa"/>
          <w:bottom w:w="0" w:type="dxa"/>
          <w:right w:w="108" w:type="dxa"/>
        </w:tblCellMar>
        <w:tblLook w:firstRow="1" w:noVBand="1" w:lastRow="0" w:firstColumn="1" w:lastColumn="0" w:noHBand="0" w:val="04a0"/>
      </w:tblPr>
      <w:tblGrid>
        <w:gridCol w:w="6404"/>
        <w:gridCol w:w="4368"/>
      </w:tblGrid>
      <w:tr>
        <w:trPr>
          <w:trHeight w:val="62" w:hRule="atLeast"/>
        </w:trPr>
        <w:tc>
          <w:tcPr>
            <w:tcW w:w="6404" w:type="dxa"/>
            <w:tcBorders/>
            <w:shd w:color="auto" w:fill="B8CCE4" w:val="clear"/>
            <w:vAlign w:val="center"/>
          </w:tcPr>
          <w:p>
            <w:pPr>
              <w:pStyle w:val="Normal"/>
              <w:widowControl w:val="false"/>
              <w:ind w:right="120" w:hanging="0"/>
              <w:rPr>
                <w:rFonts w:ascii="Tahoma" w:hAnsi="Tahoma"/>
                <w:sz w:val="22"/>
                <w:szCs w:val="22"/>
              </w:rPr>
            </w:pPr>
            <w:r>
              <w:rPr>
                <w:rFonts w:cs="Tahoma" w:ascii="Tahoma" w:hAnsi="Tahoma"/>
                <w:b/>
                <w:bCs/>
                <w:color w:val="2F5496" w:themeColor="accent5" w:themeShade="bf"/>
                <w:sz w:val="22"/>
                <w:szCs w:val="22"/>
              </w:rPr>
              <w:t xml:space="preserve">              </w:t>
            </w:r>
          </w:p>
          <w:p>
            <w:pPr>
              <w:pStyle w:val="Normal"/>
              <w:widowControl w:val="false"/>
              <w:jc w:val="right"/>
              <w:rPr>
                <w:rFonts w:ascii="Tahoma" w:hAnsi="Tahoma"/>
                <w:sz w:val="22"/>
                <w:szCs w:val="22"/>
              </w:rPr>
            </w:pPr>
            <w:r>
              <w:rPr>
                <w:rFonts w:eastAsia="Tahoma" w:cs="Tahoma" w:ascii="Tahoma" w:hAnsi="Tahoma"/>
                <w:b/>
                <w:bCs/>
                <w:color w:val="2F5496" w:themeColor="accent5" w:themeShade="bf"/>
                <w:sz w:val="22"/>
                <w:szCs w:val="22"/>
              </w:rPr>
              <w:t>Membros/as da Câmara de Coordenação e Revisão Cível:</w:t>
            </w:r>
          </w:p>
          <w:p>
            <w:pPr>
              <w:pStyle w:val="Normal"/>
              <w:widowControl w:val="false"/>
              <w:ind w:right="127" w:hanging="0"/>
              <w:jc w:val="right"/>
              <w:rPr>
                <w:rFonts w:ascii="Tahoma" w:hAnsi="Tahoma"/>
                <w:sz w:val="22"/>
                <w:szCs w:val="22"/>
              </w:rPr>
            </w:pPr>
            <w:r>
              <w:rPr>
                <w:rFonts w:eastAsia="Tahoma" w:cs="Tahoma" w:ascii="Tahoma" w:hAnsi="Tahoma"/>
                <w:color w:val="1F467A"/>
                <w:sz w:val="22"/>
                <w:szCs w:val="22"/>
              </w:rPr>
              <w:t>Alexandre Mendes Lima de Oliveira</w:t>
            </w:r>
          </w:p>
          <w:p>
            <w:pPr>
              <w:pStyle w:val="Normal"/>
              <w:widowControl w:val="false"/>
              <w:ind w:right="127" w:hanging="0"/>
              <w:jc w:val="right"/>
              <w:rPr>
                <w:rFonts w:ascii="Tahoma" w:hAnsi="Tahoma"/>
                <w:sz w:val="22"/>
                <w:szCs w:val="22"/>
              </w:rPr>
            </w:pPr>
            <w:r>
              <w:rPr>
                <w:rFonts w:eastAsia="Tahoma" w:cs="Tahoma" w:ascii="Tahoma" w:hAnsi="Tahoma"/>
                <w:color w:val="1F467A"/>
                <w:sz w:val="22"/>
                <w:szCs w:val="22"/>
              </w:rPr>
              <w:t xml:space="preserve">Clemens Emanuel Santana de Freitas </w:t>
            </w:r>
          </w:p>
          <w:p>
            <w:pPr>
              <w:pStyle w:val="Normal"/>
              <w:widowControl w:val="false"/>
              <w:ind w:right="127" w:hanging="0"/>
              <w:jc w:val="right"/>
              <w:rPr>
                <w:rFonts w:ascii="Tahoma" w:hAnsi="Tahoma"/>
                <w:sz w:val="22"/>
                <w:szCs w:val="22"/>
              </w:rPr>
            </w:pPr>
            <w:r>
              <w:rPr>
                <w:rFonts w:eastAsia="Tahoma" w:cs="Tahoma" w:ascii="Tahoma" w:hAnsi="Tahoma"/>
                <w:color w:val="1F467A"/>
                <w:sz w:val="22"/>
                <w:szCs w:val="22"/>
              </w:rPr>
              <w:t>Denise Tanaka dos Santos</w:t>
            </w:r>
          </w:p>
          <w:p>
            <w:pPr>
              <w:pStyle w:val="Normal"/>
              <w:widowControl w:val="false"/>
              <w:ind w:right="123" w:hanging="0"/>
              <w:jc w:val="right"/>
              <w:rPr>
                <w:rFonts w:ascii="Tahoma" w:hAnsi="Tahoma"/>
                <w:sz w:val="22"/>
                <w:szCs w:val="22"/>
              </w:rPr>
            </w:pPr>
            <w:r>
              <w:rPr>
                <w:rFonts w:eastAsia="Tahoma" w:cs="Tahoma" w:ascii="Tahoma" w:hAnsi="Tahoma"/>
                <w:color w:val="1F467A"/>
                <w:sz w:val="22"/>
                <w:szCs w:val="22"/>
              </w:rPr>
              <w:t>Fernando da Cunha Cavalcanti</w:t>
            </w:r>
          </w:p>
          <w:p>
            <w:pPr>
              <w:pStyle w:val="Normal"/>
              <w:widowControl w:val="false"/>
              <w:ind w:right="123" w:hanging="0"/>
              <w:jc w:val="right"/>
              <w:rPr>
                <w:rFonts w:ascii="Tahoma" w:hAnsi="Tahoma"/>
                <w:sz w:val="22"/>
                <w:szCs w:val="22"/>
              </w:rPr>
            </w:pPr>
            <w:r>
              <w:rPr>
                <w:rFonts w:eastAsia="Tahoma" w:cs="Tahoma" w:ascii="Tahoma" w:hAnsi="Tahoma"/>
                <w:color w:val="1F467A"/>
                <w:sz w:val="22"/>
                <w:szCs w:val="22"/>
              </w:rPr>
              <w:t>Luísa Ayumi Komoda Paes de Figueiredo</w:t>
            </w:r>
          </w:p>
          <w:p>
            <w:pPr>
              <w:pStyle w:val="Normal"/>
              <w:widowControl w:val="false"/>
              <w:ind w:left="4508" w:right="123" w:hanging="471"/>
              <w:jc w:val="right"/>
              <w:rPr>
                <w:rFonts w:ascii="Tahoma" w:hAnsi="Tahoma"/>
                <w:sz w:val="22"/>
                <w:szCs w:val="22"/>
              </w:rPr>
            </w:pPr>
            <w:r>
              <w:rPr>
                <w:rFonts w:eastAsia="Tahoma" w:cs="Tahoma" w:ascii="Tahoma" w:hAnsi="Tahoma"/>
                <w:color w:val="1F467A"/>
                <w:sz w:val="22"/>
                <w:szCs w:val="22"/>
              </w:rPr>
              <w:t>Polianna Maia Paiva</w:t>
            </w:r>
          </w:p>
          <w:p>
            <w:pPr>
              <w:pStyle w:val="Normal"/>
              <w:widowControl w:val="false"/>
              <w:ind w:right="130" w:hanging="0"/>
              <w:jc w:val="right"/>
              <w:rPr>
                <w:rFonts w:ascii="Tahoma" w:hAnsi="Tahoma"/>
                <w:sz w:val="22"/>
                <w:szCs w:val="22"/>
              </w:rPr>
            </w:pPr>
            <w:r>
              <w:rPr>
                <w:rFonts w:eastAsia="Tahoma" w:cs="Tahoma" w:ascii="Tahoma" w:hAnsi="Tahoma"/>
                <w:color w:val="1F467A"/>
                <w:sz w:val="22"/>
                <w:szCs w:val="22"/>
              </w:rPr>
              <w:t>Wilza Carla Folchini Barreiros</w:t>
            </w:r>
          </w:p>
          <w:p>
            <w:pPr>
              <w:pStyle w:val="Normal"/>
              <w:widowControl w:val="false"/>
              <w:ind w:right="130" w:hanging="0"/>
              <w:jc w:val="right"/>
              <w:rPr>
                <w:rFonts w:ascii="Tahoma" w:hAnsi="Tahoma" w:cs="Tahoma"/>
                <w:color w:val="1F467A"/>
                <w:sz w:val="22"/>
                <w:szCs w:val="22"/>
              </w:rPr>
            </w:pPr>
            <w:r>
              <w:rPr>
                <w:rFonts w:cs="Tahoma" w:ascii="Tahoma" w:hAnsi="Tahoma"/>
                <w:color w:val="1F467A"/>
                <w:sz w:val="22"/>
                <w:szCs w:val="22"/>
              </w:rPr>
            </w:r>
          </w:p>
          <w:p>
            <w:pPr>
              <w:pStyle w:val="Normal"/>
              <w:widowControl w:val="false"/>
              <w:ind w:right="130" w:hanging="0"/>
              <w:jc w:val="right"/>
              <w:rPr>
                <w:rFonts w:ascii="Tahoma" w:hAnsi="Tahoma"/>
                <w:sz w:val="22"/>
                <w:szCs w:val="22"/>
              </w:rPr>
            </w:pPr>
            <w:r>
              <w:rPr>
                <w:rFonts w:eastAsia="Tahoma" w:cs="Tahoma" w:ascii="Tahoma" w:hAnsi="Tahoma"/>
                <w:b/>
                <w:bCs/>
                <w:color w:val="1F467A"/>
                <w:sz w:val="22"/>
                <w:szCs w:val="22"/>
              </w:rPr>
              <w:t>Assessoria da Câmara de Coordenação e Revisão Cível:</w:t>
            </w:r>
          </w:p>
          <w:p>
            <w:pPr>
              <w:pStyle w:val="Normal"/>
              <w:widowControl w:val="false"/>
              <w:ind w:right="119" w:hanging="0"/>
              <w:jc w:val="right"/>
              <w:rPr>
                <w:rFonts w:ascii="Tahoma" w:hAnsi="Tahoma"/>
                <w:sz w:val="22"/>
                <w:szCs w:val="22"/>
              </w:rPr>
            </w:pPr>
            <w:r>
              <w:rPr>
                <w:rFonts w:eastAsia="Tahoma" w:cs="Tahoma" w:ascii="Tahoma" w:hAnsi="Tahoma"/>
                <w:color w:val="1F467A"/>
                <w:sz w:val="22"/>
                <w:szCs w:val="22"/>
              </w:rPr>
              <w:t>Gabriella Ramalho Uchoa Sinachi</w:t>
            </w:r>
          </w:p>
          <w:p>
            <w:pPr>
              <w:pStyle w:val="Normal"/>
              <w:widowControl w:val="false"/>
              <w:ind w:right="119" w:hanging="0"/>
              <w:jc w:val="right"/>
              <w:rPr>
                <w:rFonts w:ascii="Tahoma" w:hAnsi="Tahoma"/>
                <w:sz w:val="22"/>
                <w:szCs w:val="22"/>
              </w:rPr>
            </w:pPr>
            <w:r>
              <w:rPr>
                <w:rFonts w:eastAsia="Tahoma" w:cs="Tahoma" w:ascii="Tahoma" w:hAnsi="Tahoma"/>
                <w:color w:val="1F467A"/>
                <w:sz w:val="22"/>
                <w:szCs w:val="22"/>
              </w:rPr>
              <w:t>Maria Clara de Almeida Ferraz</w:t>
            </w:r>
          </w:p>
          <w:p>
            <w:pPr>
              <w:pStyle w:val="Normal"/>
              <w:widowControl w:val="false"/>
              <w:ind w:right="119" w:hanging="0"/>
              <w:jc w:val="right"/>
              <w:rPr>
                <w:rFonts w:ascii="Tahoma" w:hAnsi="Tahoma"/>
                <w:sz w:val="22"/>
                <w:szCs w:val="22"/>
              </w:rPr>
            </w:pPr>
            <w:r>
              <w:rPr>
                <w:rFonts w:eastAsia="Tahoma" w:cs="Tahoma" w:ascii="Tahoma" w:hAnsi="Tahoma"/>
                <w:color w:val="1F467A"/>
                <w:sz w:val="22"/>
                <w:szCs w:val="22"/>
              </w:rPr>
              <w:tab/>
              <w:t>Mariana Albuquerque de Lima Ribeiro</w:t>
            </w:r>
          </w:p>
          <w:p>
            <w:pPr>
              <w:pStyle w:val="Normal"/>
              <w:widowControl w:val="false"/>
              <w:ind w:right="119" w:hanging="0"/>
              <w:jc w:val="right"/>
              <w:rPr>
                <w:rFonts w:ascii="Tahoma" w:hAnsi="Tahoma" w:cs="Tahoma"/>
                <w:sz w:val="22"/>
                <w:szCs w:val="22"/>
              </w:rPr>
            </w:pPr>
            <w:r>
              <w:rPr>
                <w:rFonts w:cs="Tahoma" w:ascii="Tahoma" w:hAnsi="Tahoma"/>
                <w:sz w:val="22"/>
                <w:szCs w:val="22"/>
              </w:rPr>
            </w:r>
          </w:p>
          <w:p>
            <w:pPr>
              <w:pStyle w:val="Normal"/>
              <w:widowControl w:val="false"/>
              <w:ind w:right="126" w:hanging="0"/>
              <w:jc w:val="right"/>
              <w:rPr>
                <w:rFonts w:ascii="Tahoma" w:hAnsi="Tahoma"/>
                <w:sz w:val="22"/>
                <w:szCs w:val="22"/>
              </w:rPr>
            </w:pPr>
            <w:r>
              <w:rPr>
                <w:rFonts w:eastAsia="Tahoma" w:cs="Tahoma" w:ascii="Tahoma" w:hAnsi="Tahoma"/>
                <w:b/>
                <w:bCs/>
                <w:color w:val="1F467A"/>
                <w:sz w:val="22"/>
                <w:szCs w:val="22"/>
              </w:rPr>
              <w:t>Coordenadora da Câmara de Coordenação e Revisão Cível:</w:t>
            </w:r>
          </w:p>
          <w:p>
            <w:pPr>
              <w:pStyle w:val="Normal"/>
              <w:widowControl w:val="false"/>
              <w:ind w:right="123" w:hanging="0"/>
              <w:jc w:val="right"/>
              <w:rPr>
                <w:rFonts w:ascii="Tahoma" w:hAnsi="Tahoma"/>
                <w:sz w:val="22"/>
                <w:szCs w:val="22"/>
              </w:rPr>
            </w:pPr>
            <w:r>
              <w:rPr>
                <w:rFonts w:eastAsia="Tahoma" w:cs="Tahoma" w:ascii="Tahoma" w:hAnsi="Tahoma"/>
                <w:color w:val="1F467A"/>
                <w:sz w:val="22"/>
                <w:szCs w:val="22"/>
              </w:rPr>
              <w:t>Polianna Maia Paiva</w:t>
            </w:r>
          </w:p>
          <w:p>
            <w:pPr>
              <w:pStyle w:val="Normal"/>
              <w:widowControl w:val="false"/>
              <w:ind w:right="123" w:hanging="0"/>
              <w:jc w:val="right"/>
              <w:rPr>
                <w:rFonts w:ascii="Tahoma" w:hAnsi="Tahoma"/>
                <w:sz w:val="22"/>
                <w:szCs w:val="22"/>
              </w:rPr>
            </w:pPr>
            <w:r>
              <w:rPr>
                <w:rFonts w:ascii="Tahoma" w:hAnsi="Tahoma"/>
                <w:sz w:val="22"/>
                <w:szCs w:val="22"/>
              </w:rPr>
            </w:r>
          </w:p>
        </w:tc>
        <w:tc>
          <w:tcPr>
            <w:tcW w:w="4368" w:type="dxa"/>
            <w:tcBorders/>
            <w:shd w:color="auto" w:fill="B8CCE4" w:val="clear"/>
            <w:vAlign w:val="center"/>
          </w:tcPr>
          <w:p>
            <w:pPr>
              <w:pStyle w:val="Normal"/>
              <w:widowControl w:val="false"/>
              <w:ind w:left="-250" w:right="120" w:firstLine="141"/>
              <w:rPr>
                <w:rFonts w:ascii="Tahoma" w:hAnsi="Tahoma" w:cs="Tahoma"/>
                <w:color w:val="2F5496" w:themeColor="accent5" w:themeShade="bf"/>
                <w:sz w:val="22"/>
                <w:szCs w:val="22"/>
              </w:rPr>
            </w:pPr>
            <w:r>
              <w:rPr>
                <w:rFonts w:cs="Tahoma" w:ascii="Tahoma" w:hAnsi="Tahoma"/>
                <w:color w:val="2F5496" w:themeColor="accent5" w:themeShade="bf"/>
                <w:sz w:val="22"/>
                <w:szCs w:val="22"/>
              </w:rPr>
            </w:r>
          </w:p>
          <w:p>
            <w:pPr>
              <w:pStyle w:val="Normal"/>
              <w:widowControl w:val="false"/>
              <w:ind w:left="-250" w:right="120" w:firstLine="141"/>
              <w:rPr>
                <w:rFonts w:ascii="Tahoma" w:hAnsi="Tahoma" w:cs="Tahoma"/>
                <w:color w:val="2F5496" w:themeColor="accent5" w:themeShade="bf"/>
                <w:sz w:val="22"/>
                <w:szCs w:val="22"/>
              </w:rPr>
            </w:pPr>
            <w:r>
              <w:rPr>
                <w:rFonts w:cs="Tahoma" w:ascii="Tahoma" w:hAnsi="Tahoma"/>
                <w:color w:val="2F5496" w:themeColor="accent5" w:themeShade="bf"/>
                <w:sz w:val="22"/>
                <w:szCs w:val="22"/>
              </w:rPr>
            </w:r>
          </w:p>
          <w:p>
            <w:pPr>
              <w:pStyle w:val="Normal"/>
              <w:widowControl w:val="false"/>
              <w:ind w:left="-250" w:right="120" w:firstLine="283"/>
              <w:rPr>
                <w:rFonts w:ascii="Tahoma" w:hAnsi="Tahoma"/>
                <w:sz w:val="22"/>
                <w:szCs w:val="22"/>
              </w:rPr>
            </w:pPr>
            <w:r>
              <w:rPr>
                <w:rFonts w:eastAsia="Tahoma" w:cs="Tahoma" w:ascii="Tahoma" w:hAnsi="Tahoma"/>
                <w:color w:val="2F5496" w:themeColor="accent5" w:themeShade="bf"/>
                <w:sz w:val="22"/>
                <w:szCs w:val="22"/>
              </w:rPr>
              <w:t>ccrcivel@dpu.def.br</w:t>
            </w:r>
          </w:p>
          <w:p>
            <w:pPr>
              <w:pStyle w:val="Normal"/>
              <w:widowControl w:val="false"/>
              <w:ind w:left="-250" w:right="120" w:firstLine="283"/>
              <w:rPr>
                <w:rFonts w:ascii="Tahoma" w:hAnsi="Tahoma"/>
                <w:sz w:val="22"/>
                <w:szCs w:val="22"/>
              </w:rPr>
            </w:pPr>
            <w:r>
              <w:rPr>
                <w:rFonts w:eastAsia="Tahoma" w:cs="Tahoma" w:ascii="Tahoma" w:hAnsi="Tahoma"/>
                <w:color w:val="2F5496" w:themeColor="accent5" w:themeShade="bf"/>
                <w:sz w:val="22"/>
                <w:szCs w:val="22"/>
              </w:rPr>
              <w:t>camaras.secretaria@dpu.def.br</w:t>
            </w:r>
          </w:p>
          <w:p>
            <w:pPr>
              <w:pStyle w:val="Normal"/>
              <w:widowControl w:val="false"/>
              <w:ind w:left="-250" w:right="120" w:firstLine="283"/>
              <w:rPr/>
            </w:pPr>
            <w:hyperlink r:id="rId7" w:tgtFrame="https://www.dpu.def.br/camaras">
              <w:r>
                <w:rPr>
                  <w:rFonts w:eastAsia="Tahoma" w:cs="Tahoma" w:ascii="Tahoma" w:hAnsi="Tahoma"/>
                  <w:color w:val="2F5496" w:themeColor="accent5" w:themeShade="bf"/>
                  <w:sz w:val="22"/>
                  <w:szCs w:val="22"/>
                </w:rPr>
                <w:t>https://www.dpu.def.br/camaras</w:t>
              </w:r>
            </w:hyperlink>
          </w:p>
          <w:p>
            <w:pPr>
              <w:pStyle w:val="Normal"/>
              <w:widowControl w:val="false"/>
              <w:ind w:left="-250" w:right="120" w:firstLine="283"/>
              <w:rPr>
                <w:rFonts w:ascii="Tahoma" w:hAnsi="Tahoma"/>
                <w:sz w:val="22"/>
                <w:szCs w:val="22"/>
              </w:rPr>
            </w:pPr>
            <w:r>
              <w:rPr>
                <w:rFonts w:eastAsia="Tahoma" w:cs="Tahoma" w:ascii="Tahoma" w:hAnsi="Tahoma"/>
                <w:color w:val="2F5496" w:themeColor="accent5" w:themeShade="bf"/>
                <w:sz w:val="22"/>
                <w:szCs w:val="22"/>
              </w:rPr>
              <w:t>(61) 3318-0205</w:t>
            </w:r>
          </w:p>
          <w:p>
            <w:pPr>
              <w:pStyle w:val="Normal"/>
              <w:widowControl w:val="false"/>
              <w:ind w:left="-250" w:right="-250" w:firstLine="283"/>
              <w:rPr>
                <w:rFonts w:ascii="Tahoma" w:hAnsi="Tahoma" w:cs="Tahoma"/>
                <w:b/>
                <w:b/>
                <w:bCs/>
                <w:color w:val="2F5496" w:themeColor="accent5" w:themeShade="bf"/>
                <w:sz w:val="22"/>
                <w:szCs w:val="22"/>
              </w:rPr>
            </w:pPr>
            <w:r>
              <w:rPr>
                <w:rFonts w:cs="Tahoma" w:ascii="Tahoma" w:hAnsi="Tahoma"/>
                <w:b/>
                <w:bCs/>
                <w:color w:val="2F5496" w:themeColor="accent5" w:themeShade="bf"/>
                <w:sz w:val="22"/>
                <w:szCs w:val="22"/>
              </w:rPr>
            </w:r>
          </w:p>
          <w:p>
            <w:pPr>
              <w:pStyle w:val="Normal"/>
              <w:widowControl w:val="false"/>
              <w:ind w:left="120" w:hanging="0"/>
              <w:rPr>
                <w:rFonts w:ascii="Tahoma" w:hAnsi="Tahoma"/>
                <w:sz w:val="22"/>
                <w:szCs w:val="22"/>
              </w:rPr>
            </w:pPr>
            <w:r>
              <w:rPr>
                <w:rFonts w:eastAsia="Tahoma" w:cs="Tahoma" w:ascii="Tahoma" w:hAnsi="Tahoma"/>
                <w:b/>
                <w:bCs/>
                <w:color w:val="1F467A"/>
                <w:sz w:val="22"/>
                <w:szCs w:val="22"/>
              </w:rPr>
              <w:t>Estagiária da secretaria:</w:t>
            </w:r>
          </w:p>
          <w:p>
            <w:pPr>
              <w:pStyle w:val="Normal"/>
              <w:widowControl w:val="false"/>
              <w:spacing w:before="2" w:after="0"/>
              <w:ind w:left="120" w:hanging="0"/>
              <w:rPr>
                <w:rFonts w:ascii="Tahoma" w:hAnsi="Tahoma"/>
                <w:sz w:val="22"/>
                <w:szCs w:val="22"/>
              </w:rPr>
            </w:pPr>
            <w:r>
              <w:rPr>
                <w:rFonts w:eastAsia="Tahoma" w:cs="Tahoma" w:ascii="Tahoma" w:hAnsi="Tahoma"/>
                <w:color w:val="1F467A"/>
                <w:sz w:val="22"/>
                <w:szCs w:val="22"/>
              </w:rPr>
              <w:t>Sophia Bezerra da Silva</w:t>
            </w:r>
          </w:p>
          <w:p>
            <w:pPr>
              <w:pStyle w:val="Normal"/>
              <w:widowControl w:val="false"/>
              <w:spacing w:before="1" w:after="0"/>
              <w:rPr>
                <w:rFonts w:ascii="Tahoma" w:hAnsi="Tahoma" w:cs="Tahoma"/>
                <w:b/>
                <w:b/>
                <w:bCs/>
                <w:sz w:val="22"/>
                <w:szCs w:val="22"/>
              </w:rPr>
            </w:pPr>
            <w:r>
              <w:rPr>
                <w:rFonts w:cs="Tahoma" w:ascii="Tahoma" w:hAnsi="Tahoma"/>
                <w:b/>
                <w:bCs/>
                <w:sz w:val="22"/>
                <w:szCs w:val="22"/>
              </w:rPr>
            </w:r>
          </w:p>
          <w:p>
            <w:pPr>
              <w:pStyle w:val="Normal"/>
              <w:widowControl w:val="false"/>
              <w:ind w:left="120" w:hanging="0"/>
              <w:rPr>
                <w:rFonts w:ascii="Tahoma" w:hAnsi="Tahoma"/>
                <w:sz w:val="22"/>
                <w:szCs w:val="22"/>
              </w:rPr>
            </w:pPr>
            <w:r>
              <w:rPr>
                <w:rFonts w:eastAsia="Tahoma" w:cs="Tahoma" w:ascii="Tahoma" w:hAnsi="Tahoma"/>
                <w:b/>
                <w:bCs/>
                <w:color w:val="1F467A"/>
                <w:sz w:val="22"/>
                <w:szCs w:val="22"/>
              </w:rPr>
              <w:t>Elaboração desta edição:</w:t>
            </w:r>
          </w:p>
          <w:p>
            <w:pPr>
              <w:pStyle w:val="Normal"/>
              <w:widowControl w:val="false"/>
              <w:spacing w:before="2" w:after="0"/>
              <w:ind w:left="85" w:hanging="0"/>
              <w:rPr>
                <w:rFonts w:ascii="Tahoma" w:hAnsi="Tahoma"/>
                <w:sz w:val="22"/>
                <w:szCs w:val="22"/>
              </w:rPr>
            </w:pPr>
            <w:r>
              <w:rPr>
                <w:rFonts w:eastAsia="Tahoma" w:cs="Tahoma" w:ascii="Tahoma" w:hAnsi="Tahoma"/>
                <w:color w:val="1F467A"/>
                <w:sz w:val="22"/>
                <w:szCs w:val="22"/>
              </w:rPr>
              <w:t>Polianna Maia Paiva</w:t>
            </w:r>
          </w:p>
          <w:p>
            <w:pPr>
              <w:pStyle w:val="Normal"/>
              <w:widowControl w:val="false"/>
              <w:spacing w:before="2" w:after="0"/>
              <w:ind w:left="85" w:hanging="0"/>
              <w:rPr>
                <w:rFonts w:ascii="Tahoma" w:hAnsi="Tahoma"/>
                <w:sz w:val="22"/>
                <w:szCs w:val="22"/>
              </w:rPr>
            </w:pPr>
            <w:r>
              <w:rPr>
                <w:rFonts w:eastAsia="Tahoma" w:cs="Tahoma" w:ascii="Tahoma" w:hAnsi="Tahoma"/>
                <w:color w:val="1F467A"/>
                <w:sz w:val="22"/>
                <w:szCs w:val="22"/>
              </w:rPr>
              <w:t>Mariana Albuquerque de Lima Ribeiro</w:t>
            </w:r>
          </w:p>
          <w:p>
            <w:pPr>
              <w:pStyle w:val="Normal"/>
              <w:widowControl w:val="false"/>
              <w:ind w:left="-250" w:right="120" w:hanging="141"/>
              <w:rPr>
                <w:rFonts w:ascii="Tahoma" w:hAnsi="Tahoma" w:cs="Tahoma"/>
                <w:b/>
                <w:b/>
                <w:bCs/>
                <w:color w:val="2F5496" w:themeColor="accent5" w:themeShade="bf"/>
                <w:sz w:val="22"/>
                <w:szCs w:val="22"/>
              </w:rPr>
            </w:pPr>
            <w:r>
              <w:rPr>
                <w:rFonts w:cs="Tahoma" w:ascii="Tahoma" w:hAnsi="Tahoma"/>
                <w:b/>
                <w:bCs/>
                <w:color w:val="2F5496" w:themeColor="accent5" w:themeShade="bf"/>
                <w:sz w:val="22"/>
                <w:szCs w:val="22"/>
              </w:rPr>
            </w:r>
          </w:p>
        </w:tc>
      </w:tr>
    </w:tbl>
    <w:p>
      <w:pPr>
        <w:pStyle w:val="Normal"/>
        <w:spacing w:lineRule="auto" w:line="360" w:before="80" w:after="80"/>
        <w:jc w:val="center"/>
        <w:rPr>
          <w:rFonts w:ascii="Tahoma" w:hAnsi="Tahoma"/>
          <w:sz w:val="22"/>
          <w:szCs w:val="22"/>
        </w:rPr>
      </w:pPr>
      <w:r>
        <w:rPr/>
      </w:r>
    </w:p>
    <w:sectPr>
      <w:headerReference w:type="default" r:id="rId8"/>
      <w:footerReference w:type="default" r:id="rId9"/>
      <w:footnotePr>
        <w:numFmt w:val="decimal"/>
      </w:footnotePr>
      <w:type w:val="nextPage"/>
      <w:pgSz w:w="11906" w:h="16838"/>
      <w:pgMar w:left="1134" w:right="842" w:gutter="0" w:header="0" w:top="1130" w:footer="0" w:bottom="1202"/>
      <w:pgNumType w:fmt="decimal"/>
      <w:formProt w:val="false"/>
      <w:textDirection w:val="lrTb"/>
      <w:docGrid w:type="default" w:linePitch="10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WeblySleek UI Semibold">
    <w:charset w:val="00"/>
    <w:family w:val="roman"/>
    <w:pitch w:val="variable"/>
  </w:font>
  <w:font w:name="Cambria">
    <w:charset w:val="00"/>
    <w:family w:val="roman"/>
    <w:pitch w:val="variable"/>
  </w:font>
  <w:font w:name="Calibri">
    <w:charset w:val="00"/>
    <w:family w:val="roman"/>
    <w:pitch w:val="variable"/>
  </w:font>
  <w:font w:name="Arial">
    <w:charset w:val="00"/>
    <w:family w:val="roman"/>
    <w:pitch w:val="variable"/>
  </w:font>
  <w:font w:name="Liberation Sans">
    <w:altName w:val="Arial"/>
    <w:charset w:val="00"/>
    <w:family w:val="roman"/>
    <w:pitch w:val="variable"/>
  </w:font>
  <w:font w:name="Georgia">
    <w:charset w:val="00"/>
    <w:family w:val="roman"/>
    <w:pitch w:val="variable"/>
  </w:font>
  <w:font w:name="Tahoma">
    <w:charset w:val="00"/>
    <w:family w:val="roman"/>
    <w:pitch w:val="variable"/>
  </w:font>
  <w:font w:name="Open Sans">
    <w:charset w:val="00"/>
    <w:family w:val="roman"/>
    <w:pitch w:val="variable"/>
  </w:font>
  <w:font w:name="Quattrocento Sans">
    <w:charset w:val="00"/>
    <w:family w:val="roman"/>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rPr/>
    </w:pPr>
    <w:r>
      <w:rPr/>
    </w:r>
  </w:p>
</w:ftr>
</file>

<file path=word/footnotes.xml><?xml version="1.0" encoding="utf-8"?>
<w:footnotes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footnote w:id="0" w:type="separator">
    <w:p>
      <w:pPr>
        <w:rPr>
          <w:sz w:val="12"/>
        </w:rPr>
      </w:pPr>
      <w:r>
        <w:separator/>
      </w:r>
    </w:p>
  </w:footnote>
  <w:footnote w:id="1" w:type="continuationSeparator">
    <w:p>
      <w:pPr>
        <w:rPr>
          <w:sz w:val="12"/>
        </w:rPr>
      </w:pPr>
      <w:r>
        <w:continuationSeparator/>
      </w:r>
    </w:p>
  </w:footnote>
  <w:footnote w:id="2">
    <w:p>
      <w:pPr>
        <w:pStyle w:val="Normal"/>
        <w:ind w:right="1014" w:hanging="0"/>
        <w:jc w:val="both"/>
        <w:rPr>
          <w:rFonts w:ascii="Quattrocento Sans" w:hAnsi="Quattrocento Sans"/>
          <w:color w:val="1F497D" w:themeColor="text2"/>
          <w:sz w:val="18"/>
          <w:szCs w:val="18"/>
        </w:rPr>
      </w:pPr>
      <w:del w:id="920" w:author="Claude (revisão)" w:date="2026-10-01T20:00:00Z">
        <w:r>
          <w:rPr>
            <w:rStyle w:val="Caracteresdenotaderodap"/>
          </w:rPr>
          <w:footnoteRef/>
        </w:r>
      </w:del>
      <w:del w:id="921" w:author="Claude (revisão)" w:date="2026-10-01T20:00:00Z">
        <w:r>
          <w:rPr>
            <w:rFonts w:ascii="Quattrocento Sans" w:hAnsi="Quattrocento Sans"/>
            <w:color w:val="1F497D" w:themeColor="text2"/>
            <w:sz w:val="18"/>
            <w:szCs w:val="18"/>
          </w:rPr>
          <w:delText xml:space="preserve"> </w:delText>
        </w:r>
      </w:del>
      <w:del w:id="922" w:author="Claude (revisão)" w:date="2026-10-01T20:00:00Z">
        <w:r>
          <w:rPr>
            <w:rFonts w:ascii="Quattrocento Sans" w:hAnsi="Quattrocento Sans"/>
            <w:color w:val="1F497D" w:themeColor="text2"/>
            <w:sz w:val="18"/>
            <w:szCs w:val="18"/>
          </w:rPr>
          <w:delText>Inciso incluído pela Portaria MDS 1.003/2024, após acordo com efeitos nacionais firmado nos autos da Ação Civil Pública nº 5024187-38.2024.4.04.7100/RS, ajuizada pelo DRDH/RS.</w:delText>
        </w:r>
      </w:del>
      <w:ins w:id="923" w:author="Claude (revisão)" w:date="2026-10-01T20:00:00Z">
        <w:r>
          <w:rPr>
            <w:rFonts w:ascii="Quattrocento Sans" w:hAnsi="Quattrocento Sans"/>
            <w:color w:val="1F497D" w:themeColor="text2"/>
            <w:sz w:val="18"/>
            <w:szCs w:val="18"/>
          </w:rPr>
          <w:t xml:space="preserve"> Os incisos VII a IX foram incluídos pela Portaria MDS nº 1.003/2024, após acordo com efeitos nacionais firmado nos autos da Ação Civil Pública nº 5024187-38.2024.4.04.7100/RS, ajuizada pelo Defensor Regional de Direitos Humanos da Defensoria Pública da União no Rio Grande do Sul.</w:t>
        </w:r>
      </w:ins>
    </w:p>
  </w:footnote>
</w:footnotes>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tabs>
        <w:tab w:val="clear" w:pos="720"/>
        <w:tab w:val="center" w:pos="4252" w:leader="none"/>
        <w:tab w:val="right" w:pos="8504" w:leader="none"/>
      </w:tabs>
      <w:rPr>
        <w:color w:val="000000"/>
      </w:rPr>
    </w:pPr>
    <w:r>
      <w:rPr>
        <w:color w:val="000000"/>
      </w:rPr>
      <w:drawing>
        <wp:anchor behindDoc="1" distT="0" distB="0" distL="114300" distR="114300" simplePos="0" locked="0" layoutInCell="0" allowOverlap="1" relativeHeight="2">
          <wp:simplePos x="0" y="0"/>
          <wp:positionH relativeFrom="column">
            <wp:posOffset>-720090</wp:posOffset>
          </wp:positionH>
          <wp:positionV relativeFrom="paragraph">
            <wp:posOffset>635</wp:posOffset>
          </wp:positionV>
          <wp:extent cx="7552690" cy="2232660"/>
          <wp:effectExtent l="0" t="0" r="0" b="0"/>
          <wp:wrapSquare wrapText="bothSides"/>
          <wp:docPr id="1" name="image1.png" descr="Padrão do plano de fund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png" descr="Padrão do plano de fundo"/>
                  <pic:cNvPicPr>
                    <a:picLocks noChangeAspect="1" noChangeArrowheads="1"/>
                  </pic:cNvPicPr>
                </pic:nvPicPr>
                <pic:blipFill>
                  <a:blip r:embed="rId1"/>
                  <a:stretch>
                    <a:fillRect/>
                  </a:stretch>
                </pic:blipFill>
                <pic:spPr bwMode="auto">
                  <a:xfrm>
                    <a:off x="0" y="0"/>
                    <a:ext cx="7552690" cy="2232660"/>
                  </a:xfrm>
                  <a:prstGeom prst="rect">
                    <a:avLst/>
                  </a:prstGeom>
                </pic:spPr>
              </pic:pic>
            </a:graphicData>
          </a:graphic>
        </wp:anchor>
      </w:drawing>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tabs>
        <w:tab w:val="clear" w:pos="720"/>
        <w:tab w:val="center" w:pos="4252" w:leader="none"/>
        <w:tab w:val="right" w:pos="8504" w:leader="none"/>
      </w:tabs>
      <w:jc w:val="right"/>
      <w:rPr>
        <w:color w:val="000000"/>
      </w:rPr>
    </w:pPr>
    <w:r>
      <w:rPr>
        <w:color w:val="000000"/>
      </w:rPr>
    </w:r>
  </w:p>
  <w:p>
    <w:pPr>
      <w:pStyle w:val="Normal"/>
      <w:tabs>
        <w:tab w:val="clear" w:pos="720"/>
        <w:tab w:val="center" w:pos="4252" w:leader="none"/>
        <w:tab w:val="right" w:pos="8504" w:leader="none"/>
      </w:tabs>
      <w:jc w:val="right"/>
      <w:rPr>
        <w:color w:val="000000"/>
      </w:rPr>
    </w:pPr>
    <w:r>
      <w:rPr>
        <w:color w:val="000000"/>
      </w:rPr>
    </w:r>
  </w:p>
  <w:p>
    <w:pPr>
      <w:pStyle w:val="Normal"/>
      <w:tabs>
        <w:tab w:val="clear" w:pos="720"/>
        <w:tab w:val="center" w:pos="4252" w:leader="none"/>
        <w:tab w:val="right" w:pos="8504" w:leader="none"/>
      </w:tabs>
      <w:jc w:val="right"/>
      <w:rPr>
        <w:color w:val="1F497D"/>
      </w:rPr>
    </w:pPr>
    <w:r>
      <w:rPr>
        <w:color w:val="1F497D"/>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lowerLetter"/>
      <w:lvlText w:val="%1)"/>
      <w:lvlJc w:val="left"/>
      <w:pPr>
        <w:tabs>
          <w:tab w:val="num" w:pos="0"/>
        </w:tabs>
        <w:ind w:left="1777" w:hanging="360"/>
      </w:pPr>
      <w:rPr>
        <w:dstrike w:val="false"/>
        <w:strike w:val="false"/>
        <w:u w:val="none"/>
        <w:b/>
        <w:bCs/>
      </w:rPr>
    </w:lvl>
    <w:lvl w:ilvl="1">
      <w:start w:val="1"/>
      <w:numFmt w:val="lowerLetter"/>
      <w:lvlText w:val="%2."/>
      <w:lvlJc w:val="left"/>
      <w:pPr>
        <w:tabs>
          <w:tab w:val="num" w:pos="0"/>
        </w:tabs>
        <w:ind w:left="2497" w:hanging="360"/>
      </w:pPr>
      <w:rPr/>
    </w:lvl>
    <w:lvl w:ilvl="2">
      <w:start w:val="1"/>
      <w:numFmt w:val="lowerRoman"/>
      <w:lvlText w:val="%3."/>
      <w:lvlJc w:val="right"/>
      <w:pPr>
        <w:tabs>
          <w:tab w:val="num" w:pos="0"/>
        </w:tabs>
        <w:ind w:left="3217" w:hanging="180"/>
      </w:pPr>
      <w:rPr/>
    </w:lvl>
    <w:lvl w:ilvl="3">
      <w:start w:val="1"/>
      <w:numFmt w:val="decimal"/>
      <w:lvlText w:val="%4."/>
      <w:lvlJc w:val="left"/>
      <w:pPr>
        <w:tabs>
          <w:tab w:val="num" w:pos="0"/>
        </w:tabs>
        <w:ind w:left="3937" w:hanging="360"/>
      </w:pPr>
      <w:rPr/>
    </w:lvl>
    <w:lvl w:ilvl="4">
      <w:start w:val="1"/>
      <w:numFmt w:val="lowerLetter"/>
      <w:lvlText w:val="%5."/>
      <w:lvlJc w:val="left"/>
      <w:pPr>
        <w:tabs>
          <w:tab w:val="num" w:pos="0"/>
        </w:tabs>
        <w:ind w:left="4657" w:hanging="360"/>
      </w:pPr>
      <w:rPr/>
    </w:lvl>
    <w:lvl w:ilvl="5">
      <w:start w:val="1"/>
      <w:numFmt w:val="lowerRoman"/>
      <w:lvlText w:val="%6."/>
      <w:lvlJc w:val="right"/>
      <w:pPr>
        <w:tabs>
          <w:tab w:val="num" w:pos="0"/>
        </w:tabs>
        <w:ind w:left="5377" w:hanging="180"/>
      </w:pPr>
      <w:rPr/>
    </w:lvl>
    <w:lvl w:ilvl="6">
      <w:start w:val="1"/>
      <w:numFmt w:val="decimal"/>
      <w:lvlText w:val="%7."/>
      <w:lvlJc w:val="left"/>
      <w:pPr>
        <w:tabs>
          <w:tab w:val="num" w:pos="0"/>
        </w:tabs>
        <w:ind w:left="6097" w:hanging="360"/>
      </w:pPr>
      <w:rPr/>
    </w:lvl>
    <w:lvl w:ilvl="7">
      <w:start w:val="1"/>
      <w:numFmt w:val="lowerLetter"/>
      <w:lvlText w:val="%8."/>
      <w:lvlJc w:val="left"/>
      <w:pPr>
        <w:tabs>
          <w:tab w:val="num" w:pos="0"/>
        </w:tabs>
        <w:ind w:left="6817" w:hanging="360"/>
      </w:pPr>
      <w:rPr/>
    </w:lvl>
    <w:lvl w:ilvl="8">
      <w:start w:val="1"/>
      <w:numFmt w:val="lowerRoman"/>
      <w:lvlText w:val="%9."/>
      <w:lvlJc w:val="right"/>
      <w:pPr>
        <w:tabs>
          <w:tab w:val="num" w:pos="0"/>
        </w:tabs>
        <w:ind w:left="7537" w:hanging="180"/>
      </w:pPr>
      <w:rPr/>
    </w:lvl>
  </w:abstractNum>
  <w:abstractNum w:abstractNumId="2">
    <w:lvl w:ilvl="0">
      <w:start w:val="1"/>
      <w:numFmt w:val="lowerLetter"/>
      <w:lvlText w:val="(%1)"/>
      <w:lvlJc w:val="left"/>
      <w:pPr>
        <w:tabs>
          <w:tab w:val="num" w:pos="0"/>
        </w:tabs>
        <w:ind w:left="2203" w:hanging="360"/>
      </w:pPr>
      <w:rPr>
        <w:b w:val="false"/>
        <w:bCs w:val="false"/>
        <w:color w:val="2F5496"/>
      </w:rPr>
    </w:lvl>
    <w:lvl w:ilvl="1">
      <w:start w:val="1"/>
      <w:numFmt w:val="lowerLetter"/>
      <w:lvlText w:val="%2."/>
      <w:lvlJc w:val="left"/>
      <w:pPr>
        <w:tabs>
          <w:tab w:val="num" w:pos="0"/>
        </w:tabs>
        <w:ind w:left="2923" w:hanging="360"/>
      </w:pPr>
      <w:rPr/>
    </w:lvl>
    <w:lvl w:ilvl="2">
      <w:start w:val="1"/>
      <w:numFmt w:val="lowerRoman"/>
      <w:lvlText w:val="%3."/>
      <w:lvlJc w:val="right"/>
      <w:pPr>
        <w:tabs>
          <w:tab w:val="num" w:pos="0"/>
        </w:tabs>
        <w:ind w:left="3643" w:hanging="180"/>
      </w:pPr>
      <w:rPr/>
    </w:lvl>
    <w:lvl w:ilvl="3">
      <w:start w:val="1"/>
      <w:numFmt w:val="decimal"/>
      <w:lvlText w:val="%4."/>
      <w:lvlJc w:val="left"/>
      <w:pPr>
        <w:tabs>
          <w:tab w:val="num" w:pos="0"/>
        </w:tabs>
        <w:ind w:left="4363" w:hanging="360"/>
      </w:pPr>
      <w:rPr/>
    </w:lvl>
    <w:lvl w:ilvl="4">
      <w:start w:val="1"/>
      <w:numFmt w:val="lowerLetter"/>
      <w:lvlText w:val="%5."/>
      <w:lvlJc w:val="left"/>
      <w:pPr>
        <w:tabs>
          <w:tab w:val="num" w:pos="0"/>
        </w:tabs>
        <w:ind w:left="5083" w:hanging="360"/>
      </w:pPr>
      <w:rPr/>
    </w:lvl>
    <w:lvl w:ilvl="5">
      <w:start w:val="1"/>
      <w:numFmt w:val="lowerRoman"/>
      <w:lvlText w:val="%6."/>
      <w:lvlJc w:val="right"/>
      <w:pPr>
        <w:tabs>
          <w:tab w:val="num" w:pos="0"/>
        </w:tabs>
        <w:ind w:left="5803" w:hanging="180"/>
      </w:pPr>
      <w:rPr/>
    </w:lvl>
    <w:lvl w:ilvl="6">
      <w:start w:val="1"/>
      <w:numFmt w:val="decimal"/>
      <w:lvlText w:val="%7."/>
      <w:lvlJc w:val="left"/>
      <w:pPr>
        <w:tabs>
          <w:tab w:val="num" w:pos="0"/>
        </w:tabs>
        <w:ind w:left="6523" w:hanging="360"/>
      </w:pPr>
      <w:rPr/>
    </w:lvl>
    <w:lvl w:ilvl="7">
      <w:start w:val="1"/>
      <w:numFmt w:val="lowerLetter"/>
      <w:lvlText w:val="%8."/>
      <w:lvlJc w:val="left"/>
      <w:pPr>
        <w:tabs>
          <w:tab w:val="num" w:pos="0"/>
        </w:tabs>
        <w:ind w:left="7243" w:hanging="360"/>
      </w:pPr>
      <w:rPr/>
    </w:lvl>
    <w:lvl w:ilvl="8">
      <w:start w:val="1"/>
      <w:numFmt w:val="lowerRoman"/>
      <w:lvlText w:val="%9."/>
      <w:lvlJc w:val="right"/>
      <w:pPr>
        <w:tabs>
          <w:tab w:val="num" w:pos="0"/>
        </w:tabs>
        <w:ind w:left="7963" w:hanging="180"/>
      </w:pPr>
      <w:rPr/>
    </w:lvl>
  </w:abstractNum>
  <w:abstractNum w:abstractNumId="3">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bering>
</file>

<file path=word/settings.xml><?xml version="1.0" encoding="utf-8"?>
<w:settings xmlns:w="http://schemas.openxmlformats.org/wordprocessingml/2006/main">
  <w:zoom w:percent="100"/>
  <w:revisionView w:insDel="0" w:formatting="0"/>
  <w:defaultTabStop w:val="720"/>
  <w:autoHyphenation w:val="true"/>
  <w:hyphenationZone w:val="425"/>
  <w:footnotePr>
    <w:numFmt w:val="decimal"/>
    <w:footnote w:id="0"/>
    <w:footnote w:id="1"/>
  </w:foot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themeFontLang w:val="en-US" w:eastAsia="zh-CN"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WeblySleek UI Semibold" w:hAnsi="WeblySleek UI Semibold" w:eastAsia="WeblySleek UI Semibold" w:cs="WeblySleek UI Semibold"/>
        <w:sz w:val="22"/>
        <w:szCs w:val="22"/>
        <w:lang w:val="pt-BR" w:eastAsia="pt-BR"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val="false"/>
      <w:suppressAutoHyphens w:val="false"/>
      <w:bidi w:val="0"/>
      <w:spacing w:before="0" w:after="0"/>
      <w:jc w:val="left"/>
    </w:pPr>
    <w:rPr>
      <w:rFonts w:ascii="WeblySleek UI Semibold" w:hAnsi="WeblySleek UI Semibold" w:eastAsia="WeblySleek UI Semibold" w:cs="WeblySleek UI Semibold"/>
      <w:color w:val="auto"/>
      <w:kern w:val="0"/>
      <w:sz w:val="22"/>
      <w:szCs w:val="22"/>
      <w:lang w:val="pt-BR" w:eastAsia="pt-BR" w:bidi="ar-SA"/>
    </w:rPr>
  </w:style>
  <w:style w:type="paragraph" w:styleId="Ttulo1">
    <w:name w:val="Heading 1"/>
    <w:basedOn w:val="Normal"/>
    <w:next w:val="Normal"/>
    <w:link w:val="Ttulo1Char"/>
    <w:uiPriority w:val="9"/>
    <w:qFormat/>
    <w:pPr>
      <w:keepNext w:val="true"/>
      <w:keepLines/>
      <w:spacing w:before="240" w:after="0"/>
      <w:jc w:val="center"/>
      <w:outlineLvl w:val="0"/>
    </w:pPr>
    <w:rPr>
      <w:b/>
      <w:bCs/>
      <w:color w:val="365F91"/>
      <w:sz w:val="28"/>
      <w:szCs w:val="28"/>
    </w:rPr>
  </w:style>
  <w:style w:type="paragraph" w:styleId="Ttulo2">
    <w:name w:val="Heading 2"/>
    <w:basedOn w:val="Normal"/>
    <w:next w:val="Normal"/>
    <w:link w:val="Ttulo2Char"/>
    <w:uiPriority w:val="9"/>
    <w:semiHidden/>
    <w:unhideWhenUsed/>
    <w:qFormat/>
    <w:pPr>
      <w:keepNext w:val="true"/>
      <w:keepLines/>
      <w:spacing w:before="40" w:after="0"/>
      <w:outlineLvl w:val="1"/>
    </w:pPr>
    <w:rPr>
      <w:rFonts w:ascii="Cambria" w:hAnsi="Cambria" w:eastAsia="Cambria" w:cs="Cambria"/>
      <w:color w:val="365F91"/>
      <w:sz w:val="26"/>
      <w:szCs w:val="26"/>
    </w:rPr>
  </w:style>
  <w:style w:type="paragraph" w:styleId="Ttulo3">
    <w:name w:val="Heading 3"/>
    <w:basedOn w:val="Normal"/>
    <w:next w:val="Normal"/>
    <w:link w:val="Ttulo3Char"/>
    <w:uiPriority w:val="9"/>
    <w:semiHidden/>
    <w:unhideWhenUsed/>
    <w:qFormat/>
    <w:pPr>
      <w:keepNext w:val="true"/>
      <w:keepLines/>
      <w:spacing w:before="40" w:after="0"/>
      <w:outlineLvl w:val="2"/>
    </w:pPr>
    <w:rPr>
      <w:rFonts w:ascii="Calibri" w:hAnsi="Calibri" w:eastAsia="Calibri" w:cs="Calibri"/>
      <w:color w:val="1E4D78"/>
      <w:sz w:val="24"/>
      <w:szCs w:val="24"/>
    </w:rPr>
  </w:style>
  <w:style w:type="paragraph" w:styleId="Ttulo4">
    <w:name w:val="Heading 4"/>
    <w:basedOn w:val="Normal"/>
    <w:next w:val="Normal"/>
    <w:link w:val="Ttulo4Char"/>
    <w:uiPriority w:val="9"/>
    <w:semiHidden/>
    <w:unhideWhenUsed/>
    <w:qFormat/>
    <w:pPr>
      <w:keepNext w:val="true"/>
      <w:keepLines/>
      <w:spacing w:before="240" w:after="40"/>
      <w:outlineLvl w:val="3"/>
    </w:pPr>
    <w:rPr>
      <w:b/>
      <w:bCs/>
      <w:sz w:val="24"/>
      <w:szCs w:val="24"/>
    </w:rPr>
  </w:style>
  <w:style w:type="paragraph" w:styleId="Ttulo5">
    <w:name w:val="Heading 5"/>
    <w:basedOn w:val="Normal"/>
    <w:next w:val="Normal"/>
    <w:link w:val="Ttulo5Char"/>
    <w:uiPriority w:val="9"/>
    <w:semiHidden/>
    <w:unhideWhenUsed/>
    <w:qFormat/>
    <w:pPr>
      <w:keepNext w:val="true"/>
      <w:keepLines/>
      <w:spacing w:before="220" w:after="40"/>
      <w:outlineLvl w:val="4"/>
    </w:pPr>
    <w:rPr>
      <w:b/>
      <w:bCs/>
    </w:rPr>
  </w:style>
  <w:style w:type="paragraph" w:styleId="Ttulo6">
    <w:name w:val="Heading 6"/>
    <w:basedOn w:val="Normal"/>
    <w:next w:val="Normal"/>
    <w:link w:val="Ttulo6Char"/>
    <w:uiPriority w:val="9"/>
    <w:semiHidden/>
    <w:unhideWhenUsed/>
    <w:qFormat/>
    <w:pPr>
      <w:keepNext w:val="true"/>
      <w:keepLines/>
      <w:spacing w:before="200" w:after="40"/>
      <w:outlineLvl w:val="5"/>
    </w:pPr>
    <w:rPr>
      <w:b/>
      <w:bCs/>
      <w:sz w:val="20"/>
      <w:szCs w:val="20"/>
    </w:rPr>
  </w:style>
  <w:style w:type="paragraph" w:styleId="Ttulo7">
    <w:name w:val="Heading 7"/>
    <w:basedOn w:val="Normal"/>
    <w:next w:val="Normal"/>
    <w:link w:val="Ttulo7Char"/>
    <w:uiPriority w:val="9"/>
    <w:unhideWhenUsed/>
    <w:qFormat/>
    <w:pPr>
      <w:keepNext w:val="true"/>
      <w:keepLines/>
      <w:spacing w:before="40" w:after="0"/>
      <w:outlineLvl w:val="6"/>
    </w:pPr>
    <w:rPr>
      <w:rFonts w:ascii="Arial" w:hAnsi="Arial" w:eastAsia="Arial" w:cs="Arial"/>
      <w:color w:val="595959" w:themeColor="text1" w:themeTint="a6"/>
    </w:rPr>
  </w:style>
  <w:style w:type="paragraph" w:styleId="Ttulo8">
    <w:name w:val="Heading 8"/>
    <w:basedOn w:val="Normal"/>
    <w:next w:val="Normal"/>
    <w:link w:val="Ttulo8Char"/>
    <w:uiPriority w:val="9"/>
    <w:unhideWhenUsed/>
    <w:qFormat/>
    <w:pPr>
      <w:keepNext w:val="true"/>
      <w:keepLines/>
      <w:outlineLvl w:val="7"/>
    </w:pPr>
    <w:rPr>
      <w:rFonts w:ascii="Arial" w:hAnsi="Arial" w:eastAsia="Arial" w:cs="Arial"/>
      <w:i/>
      <w:iCs/>
      <w:color w:val="272727" w:themeColor="text1" w:themeTint="d8"/>
    </w:rPr>
  </w:style>
  <w:style w:type="paragraph" w:styleId="Ttulo9">
    <w:name w:val="Heading 9"/>
    <w:basedOn w:val="Normal"/>
    <w:next w:val="Normal"/>
    <w:link w:val="Ttulo9Char"/>
    <w:uiPriority w:val="9"/>
    <w:unhideWhenUsed/>
    <w:qFormat/>
    <w:pPr>
      <w:keepNext w:val="true"/>
      <w:keepLines/>
      <w:outlineLvl w:val="8"/>
    </w:pPr>
    <w:rPr>
      <w:rFonts w:ascii="Arial" w:hAnsi="Arial" w:eastAsia="Arial" w:cs="Arial"/>
      <w:i/>
      <w:iCs/>
      <w:color w:val="272727" w:themeColor="text1" w:themeTint="d8"/>
    </w:rPr>
  </w:style>
  <w:style w:type="character" w:styleId="DefaultParagraphFont" w:default="1">
    <w:name w:val="Default Paragraph Font"/>
    <w:uiPriority w:val="1"/>
    <w:semiHidden/>
    <w:unhideWhenUsed/>
    <w:qFormat/>
    <w:rPr/>
  </w:style>
  <w:style w:type="character" w:styleId="Ttulo1Char" w:customStyle="1">
    <w:name w:val="Título 1 Char"/>
    <w:basedOn w:val="DefaultParagraphFont"/>
    <w:uiPriority w:val="9"/>
    <w:qFormat/>
    <w:rPr>
      <w:rFonts w:ascii="Arial" w:hAnsi="Arial" w:eastAsia="Arial" w:cs="Arial"/>
      <w:color w:val="365F91" w:themeColor="accent1" w:themeShade="bf"/>
      <w:sz w:val="40"/>
      <w:szCs w:val="40"/>
    </w:rPr>
  </w:style>
  <w:style w:type="character" w:styleId="Ttulo2Char" w:customStyle="1">
    <w:name w:val="Título 2 Char"/>
    <w:basedOn w:val="DefaultParagraphFont"/>
    <w:uiPriority w:val="9"/>
    <w:qFormat/>
    <w:rPr>
      <w:rFonts w:ascii="Arial" w:hAnsi="Arial" w:eastAsia="Arial" w:cs="Arial"/>
      <w:color w:val="365F91" w:themeColor="accent1" w:themeShade="bf"/>
      <w:sz w:val="32"/>
      <w:szCs w:val="32"/>
    </w:rPr>
  </w:style>
  <w:style w:type="character" w:styleId="Ttulo3Char" w:customStyle="1">
    <w:name w:val="Título 3 Char"/>
    <w:basedOn w:val="DefaultParagraphFont"/>
    <w:uiPriority w:val="9"/>
    <w:qFormat/>
    <w:rPr>
      <w:rFonts w:ascii="Arial" w:hAnsi="Arial" w:eastAsia="Arial" w:cs="Arial"/>
      <w:color w:val="365F91" w:themeColor="accent1" w:themeShade="bf"/>
      <w:sz w:val="28"/>
      <w:szCs w:val="28"/>
    </w:rPr>
  </w:style>
  <w:style w:type="character" w:styleId="Ttulo4Char" w:customStyle="1">
    <w:name w:val="Título 4 Char"/>
    <w:basedOn w:val="DefaultParagraphFont"/>
    <w:uiPriority w:val="9"/>
    <w:qFormat/>
    <w:rPr>
      <w:rFonts w:ascii="Arial" w:hAnsi="Arial" w:eastAsia="Arial" w:cs="Arial"/>
      <w:i/>
      <w:iCs/>
      <w:color w:val="365F91" w:themeColor="accent1" w:themeShade="bf"/>
    </w:rPr>
  </w:style>
  <w:style w:type="character" w:styleId="Ttulo5Char" w:customStyle="1">
    <w:name w:val="Título 5 Char"/>
    <w:basedOn w:val="DefaultParagraphFont"/>
    <w:uiPriority w:val="9"/>
    <w:qFormat/>
    <w:rPr>
      <w:rFonts w:ascii="Arial" w:hAnsi="Arial" w:eastAsia="Arial" w:cs="Arial"/>
      <w:color w:val="365F91" w:themeColor="accent1" w:themeShade="bf"/>
    </w:rPr>
  </w:style>
  <w:style w:type="character" w:styleId="Ttulo6Char" w:customStyle="1">
    <w:name w:val="Título 6 Char"/>
    <w:basedOn w:val="DefaultParagraphFont"/>
    <w:uiPriority w:val="9"/>
    <w:qFormat/>
    <w:rPr>
      <w:rFonts w:ascii="Arial" w:hAnsi="Arial" w:eastAsia="Arial" w:cs="Arial"/>
      <w:i/>
      <w:iCs/>
      <w:color w:val="595959" w:themeColor="text1" w:themeTint="a6"/>
    </w:rPr>
  </w:style>
  <w:style w:type="character" w:styleId="Ttulo7Char" w:customStyle="1">
    <w:name w:val="Título 7 Char"/>
    <w:basedOn w:val="DefaultParagraphFont"/>
    <w:uiPriority w:val="9"/>
    <w:qFormat/>
    <w:rPr>
      <w:rFonts w:ascii="Arial" w:hAnsi="Arial" w:eastAsia="Arial" w:cs="Arial"/>
      <w:color w:val="595959" w:themeColor="text1" w:themeTint="a6"/>
    </w:rPr>
  </w:style>
  <w:style w:type="character" w:styleId="Ttulo8Char" w:customStyle="1">
    <w:name w:val="Título 8 Char"/>
    <w:basedOn w:val="DefaultParagraphFont"/>
    <w:uiPriority w:val="9"/>
    <w:qFormat/>
    <w:rPr>
      <w:rFonts w:ascii="Arial" w:hAnsi="Arial" w:eastAsia="Arial" w:cs="Arial"/>
      <w:i/>
      <w:iCs/>
      <w:color w:val="272727" w:themeColor="text1" w:themeTint="d8"/>
    </w:rPr>
  </w:style>
  <w:style w:type="character" w:styleId="Ttulo9Char" w:customStyle="1">
    <w:name w:val="Título 9 Char"/>
    <w:basedOn w:val="DefaultParagraphFont"/>
    <w:uiPriority w:val="9"/>
    <w:qFormat/>
    <w:rPr>
      <w:rFonts w:ascii="Arial" w:hAnsi="Arial" w:eastAsia="Arial" w:cs="Arial"/>
      <w:i/>
      <w:iCs/>
      <w:color w:val="272727" w:themeColor="text1" w:themeTint="d8"/>
    </w:rPr>
  </w:style>
  <w:style w:type="character" w:styleId="TtuloChar" w:customStyle="1">
    <w:name w:val="Título Char"/>
    <w:basedOn w:val="DefaultParagraphFont"/>
    <w:uiPriority w:val="10"/>
    <w:qFormat/>
    <w:rPr>
      <w:rFonts w:ascii="Arial" w:hAnsi="Arial" w:eastAsia="Arial" w:cs="Arial"/>
      <w:spacing w:val="-10"/>
      <w:sz w:val="56"/>
      <w:szCs w:val="56"/>
    </w:rPr>
  </w:style>
  <w:style w:type="character" w:styleId="SubttuloChar" w:customStyle="1">
    <w:name w:val="Subtítulo Char"/>
    <w:basedOn w:val="DefaultParagraphFont"/>
    <w:uiPriority w:val="11"/>
    <w:qFormat/>
    <w:rPr>
      <w:color w:val="595959" w:themeColor="text1" w:themeTint="a6"/>
      <w:spacing w:val="15"/>
      <w:sz w:val="28"/>
      <w:szCs w:val="28"/>
    </w:rPr>
  </w:style>
  <w:style w:type="character" w:styleId="CitaoChar" w:customStyle="1">
    <w:name w:val="Citação Char"/>
    <w:basedOn w:val="DefaultParagraphFont"/>
    <w:link w:val="Quote"/>
    <w:uiPriority w:val="29"/>
    <w:qFormat/>
    <w:rPr>
      <w:i/>
      <w:iCs/>
      <w:color w:val="404040" w:themeColor="text1" w:themeTint="bf"/>
    </w:rPr>
  </w:style>
  <w:style w:type="character" w:styleId="IntenseEmphasis">
    <w:name w:val="Intense Emphasis"/>
    <w:basedOn w:val="DefaultParagraphFont"/>
    <w:uiPriority w:val="21"/>
    <w:qFormat/>
    <w:rPr>
      <w:i/>
      <w:iCs/>
      <w:color w:val="365F91" w:themeColor="accent1" w:themeShade="bf"/>
    </w:rPr>
  </w:style>
  <w:style w:type="character" w:styleId="CitaoIntensaChar" w:customStyle="1">
    <w:name w:val="Citação Intensa Char"/>
    <w:basedOn w:val="DefaultParagraphFont"/>
    <w:link w:val="IntenseQuote"/>
    <w:uiPriority w:val="30"/>
    <w:qFormat/>
    <w:rPr>
      <w:i/>
      <w:iCs/>
      <w:color w:val="365F91" w:themeColor="accent1" w:themeShade="bf"/>
    </w:rPr>
  </w:style>
  <w:style w:type="character" w:styleId="IntenseReference">
    <w:name w:val="Intense Reference"/>
    <w:basedOn w:val="DefaultParagraphFont"/>
    <w:uiPriority w:val="32"/>
    <w:qFormat/>
    <w:rPr>
      <w:b/>
      <w:bCs/>
      <w:smallCaps/>
      <w:color w:val="365F91" w:themeColor="accent1" w:themeShade="bf"/>
      <w:spacing w:val="5"/>
    </w:rPr>
  </w:style>
  <w:style w:type="character" w:styleId="SubtleEmphasis">
    <w:name w:val="Subtle Emphasis"/>
    <w:basedOn w:val="DefaultParagraphFont"/>
    <w:uiPriority w:val="19"/>
    <w:qFormat/>
    <w:rPr>
      <w:i/>
      <w:iCs/>
      <w:color w:val="404040" w:themeColor="text1" w:themeTint="bf"/>
    </w:rPr>
  </w:style>
  <w:style w:type="character" w:styleId="Nfase">
    <w:name w:val="Emphasis"/>
    <w:basedOn w:val="DefaultParagraphFont"/>
    <w:uiPriority w:val="20"/>
    <w:qFormat/>
    <w:rPr>
      <w:i/>
      <w:iCs/>
    </w:rPr>
  </w:style>
  <w:style w:type="character" w:styleId="SubtleReference">
    <w:name w:val="Subtle Reference"/>
    <w:basedOn w:val="DefaultParagraphFont"/>
    <w:uiPriority w:val="31"/>
    <w:qFormat/>
    <w:rPr>
      <w:smallCaps/>
      <w:color w:val="5A5A5A" w:themeColor="text1" w:themeTint="a5"/>
    </w:rPr>
  </w:style>
  <w:style w:type="character" w:styleId="BookTitle">
    <w:name w:val="Book Title"/>
    <w:basedOn w:val="DefaultParagraphFont"/>
    <w:uiPriority w:val="33"/>
    <w:qFormat/>
    <w:rPr>
      <w:b/>
      <w:bCs/>
      <w:i/>
      <w:iCs/>
      <w:spacing w:val="5"/>
    </w:rPr>
  </w:style>
  <w:style w:type="character" w:styleId="CabealhoChar" w:customStyle="1">
    <w:name w:val="Cabeçalho Char"/>
    <w:basedOn w:val="DefaultParagraphFont"/>
    <w:uiPriority w:val="99"/>
    <w:qFormat/>
    <w:rPr/>
  </w:style>
  <w:style w:type="character" w:styleId="RodapChar" w:customStyle="1">
    <w:name w:val="Rodapé Char"/>
    <w:basedOn w:val="DefaultParagraphFont"/>
    <w:uiPriority w:val="99"/>
    <w:qFormat/>
    <w:rPr/>
  </w:style>
  <w:style w:type="character" w:styleId="TextodenotaderodapChar" w:customStyle="1">
    <w:name w:val="Texto de nota de rodapé Char"/>
    <w:basedOn w:val="DefaultParagraphFont"/>
    <w:uiPriority w:val="99"/>
    <w:qFormat/>
    <w:rPr>
      <w:sz w:val="20"/>
      <w:szCs w:val="20"/>
    </w:rPr>
  </w:style>
  <w:style w:type="character" w:styleId="TextodenotadefimChar" w:customStyle="1">
    <w:name w:val="Texto de nota de fim Char"/>
    <w:basedOn w:val="DefaultParagraphFont"/>
    <w:uiPriority w:val="99"/>
    <w:semiHidden/>
    <w:qFormat/>
    <w:rPr>
      <w:sz w:val="20"/>
      <w:szCs w:val="20"/>
    </w:rPr>
  </w:style>
  <w:style w:type="character" w:styleId="Linkdainternetvisitado">
    <w:name w:val="FollowedHyperlink"/>
    <w:basedOn w:val="DefaultParagraphFont"/>
    <w:uiPriority w:val="99"/>
    <w:semiHidden/>
    <w:unhideWhenUsed/>
    <w:rPr>
      <w:color w:val="800080" w:themeColor="followedHyperlink"/>
      <w:u w:val="single"/>
    </w:rPr>
  </w:style>
  <w:style w:type="character" w:styleId="PlaceholderText">
    <w:name w:val="Placeholder Text"/>
    <w:basedOn w:val="DefaultParagraphFont"/>
    <w:uiPriority w:val="99"/>
    <w:semiHidden/>
    <w:qFormat/>
    <w:rPr>
      <w:color w:val="666666"/>
    </w:rPr>
  </w:style>
  <w:style w:type="character" w:styleId="LinkdaInternet">
    <w:name w:val="Hyperlink"/>
    <w:rPr>
      <w:color w:val="000080"/>
      <w:u w:val="single"/>
    </w:rPr>
  </w:style>
  <w:style w:type="character" w:styleId="Caracteresdenotaderodap" w:customStyle="1">
    <w:name w:val="Caracteres de nota de rodapé"/>
    <w:qFormat/>
    <w:rPr>
      <w:vertAlign w:val="superscript"/>
    </w:rPr>
  </w:style>
  <w:style w:type="character" w:styleId="Ncoradanotaderodap">
    <w:name w:val="Footnote Reference"/>
    <w:rPr>
      <w:vertAlign w:val="superscript"/>
    </w:rPr>
  </w:style>
  <w:style w:type="character" w:styleId="Caracteresdenotadefim" w:customStyle="1">
    <w:name w:val="Caracteres de nota de fim"/>
    <w:qFormat/>
    <w:rPr>
      <w:vertAlign w:val="superscript"/>
    </w:rPr>
  </w:style>
  <w:style w:type="character" w:styleId="Ncoradanotadefim">
    <w:name w:val="Endnote Reference"/>
    <w:rPr>
      <w:vertAlign w:val="superscript"/>
    </w:rPr>
  </w:style>
  <w:style w:type="character" w:styleId="Strong">
    <w:name w:val="Strong"/>
    <w:qFormat/>
    <w:rPr>
      <w:b/>
      <w:bCs/>
    </w:rPr>
  </w:style>
  <w:style w:type="character" w:styleId="TtuloChar1" w:customStyle="1">
    <w:name w:val="Título Char1"/>
    <w:basedOn w:val="DefaultParagraphFont"/>
    <w:uiPriority w:val="10"/>
    <w:qFormat/>
    <w:rsid w:val="000929a6"/>
    <w:rPr>
      <w:rFonts w:ascii="Calibri" w:hAnsi="Calibri" w:eastAsia="Arial" w:cs="Arial" w:asciiTheme="majorHAnsi" w:cstheme="majorBidi" w:eastAsiaTheme="majorEastAsia" w:hAnsiTheme="majorHAnsi"/>
      <w:spacing w:val="-10"/>
      <w:kern w:val="2"/>
      <w:sz w:val="56"/>
      <w:szCs w:val="56"/>
    </w:rPr>
  </w:style>
  <w:style w:type="character" w:styleId="CorpodetextoChar" w:customStyle="1">
    <w:name w:val="Corpo de texto Char"/>
    <w:basedOn w:val="DefaultParagraphFont"/>
    <w:qFormat/>
    <w:rsid w:val="000929a6"/>
    <w:rPr/>
  </w:style>
  <w:style w:type="character" w:styleId="SubttuloChar1" w:customStyle="1">
    <w:name w:val="Subtítulo Char1"/>
    <w:basedOn w:val="DefaultParagraphFont"/>
    <w:uiPriority w:val="11"/>
    <w:qFormat/>
    <w:rsid w:val="000929a6"/>
    <w:rPr>
      <w:rFonts w:ascii="Cambria" w:hAnsi="Cambria" w:eastAsia="Arial" w:cs="Arial" w:asciiTheme="minorHAnsi" w:cstheme="majorBidi" w:eastAsiaTheme="majorEastAsia" w:hAnsiTheme="minorHAnsi"/>
      <w:color w:val="595959" w:themeColor="text1" w:themeTint="a6"/>
      <w:spacing w:val="15"/>
      <w:sz w:val="28"/>
      <w:szCs w:val="28"/>
    </w:rPr>
  </w:style>
  <w:style w:type="character" w:styleId="TextodenotaderodapChar1" w:customStyle="1">
    <w:name w:val="Texto de nota de rodapé Char1"/>
    <w:basedOn w:val="DefaultParagraphFont"/>
    <w:uiPriority w:val="99"/>
    <w:semiHidden/>
    <w:qFormat/>
    <w:rsid w:val="000929a6"/>
    <w:rPr>
      <w:rFonts w:ascii="WeblySleek UI Semibold" w:hAnsi="WeblySleek UI Semibold" w:eastAsia="WeblySleek UI Semibold" w:cs="WeblySleek UI Semibold"/>
      <w:kern w:val="0"/>
      <w:sz w:val="20"/>
      <w:szCs w:val="20"/>
      <w:lang w:eastAsia="pt-BR"/>
      <w14:ligatures w14:val="none"/>
    </w:rPr>
  </w:style>
  <w:style w:type="character" w:styleId="CabealhoChar1" w:customStyle="1">
    <w:name w:val="Cabeçalho Char1"/>
    <w:basedOn w:val="DefaultParagraphFont"/>
    <w:uiPriority w:val="99"/>
    <w:semiHidden/>
    <w:qFormat/>
    <w:rsid w:val="000929a6"/>
    <w:rPr>
      <w:rFonts w:ascii="WeblySleek UI Semibold" w:hAnsi="WeblySleek UI Semibold" w:eastAsia="WeblySleek UI Semibold" w:cs="WeblySleek UI Semibold"/>
      <w:kern w:val="0"/>
      <w:lang w:eastAsia="pt-BR"/>
      <w14:ligatures w14:val="none"/>
    </w:rPr>
  </w:style>
  <w:style w:type="character" w:styleId="RodapChar1" w:customStyle="1">
    <w:name w:val="Rodapé Char1"/>
    <w:basedOn w:val="DefaultParagraphFont"/>
    <w:uiPriority w:val="99"/>
    <w:semiHidden/>
    <w:qFormat/>
    <w:rsid w:val="000929a6"/>
    <w:rPr>
      <w:rFonts w:ascii="WeblySleek UI Semibold" w:hAnsi="WeblySleek UI Semibold" w:eastAsia="WeblySleek UI Semibold" w:cs="WeblySleek UI Semibold"/>
      <w:kern w:val="0"/>
      <w:lang w:eastAsia="pt-BR"/>
      <w14:ligatures w14:val="none"/>
    </w:rPr>
  </w:style>
  <w:style w:type="paragraph" w:styleId="Ttulo">
    <w:name w:val="Título"/>
    <w:basedOn w:val="Normal"/>
    <w:next w:val="Corpodotexto"/>
    <w:qFormat/>
    <w:pPr>
      <w:keepNext w:val="true"/>
      <w:spacing w:before="240" w:after="120"/>
    </w:pPr>
    <w:rPr>
      <w:rFonts w:ascii="Liberation Sans" w:hAnsi="Liberation Sans" w:eastAsia="Microsoft YaHei" w:cs="Lucida Sans"/>
      <w:sz w:val="28"/>
      <w:szCs w:val="28"/>
    </w:rPr>
  </w:style>
  <w:style w:type="paragraph" w:styleId="Corpodotexto">
    <w:name w:val="Body Text"/>
    <w:basedOn w:val="Normal"/>
    <w:link w:val="CorpodetextoChar"/>
    <w:pPr>
      <w:spacing w:lineRule="auto" w:line="276" w:before="0" w:after="140"/>
    </w:pPr>
    <w:rPr/>
  </w:style>
  <w:style w:type="paragraph" w:styleId="Lista">
    <w:name w:val="List"/>
    <w:basedOn w:val="Corpodotexto"/>
    <w:pPr/>
    <w:rPr>
      <w:rFonts w:cs="Lucida Sans"/>
    </w:rPr>
  </w:style>
  <w:style w:type="paragraph" w:styleId="Legenda">
    <w:name w:val="Caption"/>
    <w:basedOn w:val="Normal"/>
    <w:qFormat/>
    <w:pPr>
      <w:suppressLineNumbers/>
      <w:spacing w:before="120" w:after="120"/>
    </w:pPr>
    <w:rPr>
      <w:rFonts w:cs="Lucida Sans"/>
      <w:i/>
      <w:iCs/>
      <w:sz w:val="24"/>
      <w:szCs w:val="24"/>
    </w:rPr>
  </w:style>
  <w:style w:type="paragraph" w:styleId="Ndice" w:customStyle="1">
    <w:name w:val="Índice"/>
    <w:basedOn w:val="Normal"/>
    <w:qFormat/>
    <w:pPr>
      <w:suppressLineNumbers/>
    </w:pPr>
    <w:rPr>
      <w:rFonts w:cs="Lucida Sans"/>
    </w:rPr>
  </w:style>
  <w:style w:type="paragraph" w:styleId="Quote">
    <w:name w:val="Quote"/>
    <w:basedOn w:val="Normal"/>
    <w:next w:val="Normal"/>
    <w:link w:val="CitaoChar"/>
    <w:uiPriority w:val="29"/>
    <w:qFormat/>
    <w:pPr>
      <w:spacing w:before="160" w:after="0"/>
      <w:jc w:val="center"/>
    </w:pPr>
    <w:rPr>
      <w:i/>
      <w:iCs/>
      <w:color w:val="404040" w:themeColor="text1" w:themeTint="bf"/>
    </w:rPr>
  </w:style>
  <w:style w:type="paragraph" w:styleId="ListParagraph">
    <w:name w:val="List Paragraph"/>
    <w:basedOn w:val="Normal"/>
    <w:uiPriority w:val="34"/>
    <w:qFormat/>
    <w:pPr>
      <w:spacing w:before="0" w:after="0"/>
      <w:ind w:left="720" w:hanging="0"/>
      <w:contextualSpacing/>
    </w:pPr>
    <w:rPr/>
  </w:style>
  <w:style w:type="paragraph" w:styleId="IntenseQuote">
    <w:name w:val="Intense Quote"/>
    <w:basedOn w:val="Normal"/>
    <w:next w:val="Normal"/>
    <w:link w:val="CitaoIntensaChar"/>
    <w:uiPriority w:val="30"/>
    <w:qFormat/>
    <w:pPr>
      <w:pBdr>
        <w:top w:val="single" w:sz="4" w:space="10" w:color="365F91"/>
        <w:bottom w:val="single" w:sz="4" w:space="10" w:color="365F91"/>
      </w:pBdr>
      <w:spacing w:before="360" w:after="360"/>
      <w:ind w:left="864" w:right="864" w:hanging="0"/>
      <w:jc w:val="center"/>
    </w:pPr>
    <w:rPr>
      <w:i/>
      <w:iCs/>
      <w:color w:val="365F91" w:themeColor="accent1" w:themeShade="bf"/>
    </w:rPr>
  </w:style>
  <w:style w:type="paragraph" w:styleId="NoSpacing">
    <w:name w:val="No Spacing"/>
    <w:basedOn w:val="Normal"/>
    <w:uiPriority w:val="1"/>
    <w:qFormat/>
    <w:pPr/>
    <w:rPr/>
  </w:style>
  <w:style w:type="paragraph" w:styleId="Notadefim">
    <w:name w:val="Endnote Text"/>
    <w:basedOn w:val="Normal"/>
    <w:link w:val="TextodenotadefimChar"/>
    <w:uiPriority w:val="99"/>
    <w:semiHidden/>
    <w:unhideWhenUsed/>
    <w:pPr/>
    <w:rPr>
      <w:sz w:val="20"/>
      <w:szCs w:val="20"/>
    </w:rPr>
  </w:style>
  <w:style w:type="paragraph" w:styleId="Sumrio1">
    <w:name w:val="TOC 1"/>
    <w:basedOn w:val="Normal"/>
    <w:next w:val="Normal"/>
    <w:uiPriority w:val="39"/>
    <w:unhideWhenUsed/>
    <w:pPr>
      <w:spacing w:before="0" w:after="100"/>
    </w:pPr>
    <w:rPr/>
  </w:style>
  <w:style w:type="paragraph" w:styleId="Sumrio2">
    <w:name w:val="TOC 2"/>
    <w:basedOn w:val="Normal"/>
    <w:next w:val="Normal"/>
    <w:uiPriority w:val="39"/>
    <w:unhideWhenUsed/>
    <w:pPr>
      <w:spacing w:before="0" w:after="100"/>
      <w:ind w:left="220" w:hanging="0"/>
    </w:pPr>
    <w:rPr/>
  </w:style>
  <w:style w:type="paragraph" w:styleId="Sumrio3">
    <w:name w:val="TOC 3"/>
    <w:basedOn w:val="Normal"/>
    <w:next w:val="Normal"/>
    <w:uiPriority w:val="39"/>
    <w:unhideWhenUsed/>
    <w:pPr>
      <w:spacing w:before="0" w:after="100"/>
      <w:ind w:left="440" w:hanging="0"/>
    </w:pPr>
    <w:rPr/>
  </w:style>
  <w:style w:type="paragraph" w:styleId="Sumrio4">
    <w:name w:val="TOC 4"/>
    <w:basedOn w:val="Normal"/>
    <w:next w:val="Normal"/>
    <w:uiPriority w:val="39"/>
    <w:unhideWhenUsed/>
    <w:pPr>
      <w:spacing w:before="0" w:after="100"/>
      <w:ind w:left="660" w:hanging="0"/>
    </w:pPr>
    <w:rPr/>
  </w:style>
  <w:style w:type="paragraph" w:styleId="Sumrio5">
    <w:name w:val="TOC 5"/>
    <w:basedOn w:val="Normal"/>
    <w:next w:val="Normal"/>
    <w:uiPriority w:val="39"/>
    <w:unhideWhenUsed/>
    <w:pPr>
      <w:spacing w:before="0" w:after="100"/>
      <w:ind w:left="880" w:hanging="0"/>
    </w:pPr>
    <w:rPr/>
  </w:style>
  <w:style w:type="paragraph" w:styleId="Sumrio6">
    <w:name w:val="TOC 6"/>
    <w:basedOn w:val="Normal"/>
    <w:next w:val="Normal"/>
    <w:uiPriority w:val="39"/>
    <w:unhideWhenUsed/>
    <w:pPr>
      <w:spacing w:before="0" w:after="100"/>
      <w:ind w:left="1100" w:hanging="0"/>
    </w:pPr>
    <w:rPr/>
  </w:style>
  <w:style w:type="paragraph" w:styleId="Sumrio7">
    <w:name w:val="TOC 7"/>
    <w:basedOn w:val="Normal"/>
    <w:next w:val="Normal"/>
    <w:uiPriority w:val="39"/>
    <w:unhideWhenUsed/>
    <w:pPr>
      <w:spacing w:before="0" w:after="100"/>
      <w:ind w:left="1320" w:hanging="0"/>
    </w:pPr>
    <w:rPr/>
  </w:style>
  <w:style w:type="paragraph" w:styleId="Sumrio8">
    <w:name w:val="TOC 8"/>
    <w:basedOn w:val="Normal"/>
    <w:next w:val="Normal"/>
    <w:uiPriority w:val="39"/>
    <w:unhideWhenUsed/>
    <w:pPr>
      <w:spacing w:before="0" w:after="100"/>
      <w:ind w:left="1540" w:hanging="0"/>
    </w:pPr>
    <w:rPr/>
  </w:style>
  <w:style w:type="paragraph" w:styleId="Sumrio9">
    <w:name w:val="TOC 9"/>
    <w:basedOn w:val="Normal"/>
    <w:next w:val="Normal"/>
    <w:uiPriority w:val="39"/>
    <w:unhideWhenUsed/>
    <w:pPr>
      <w:spacing w:before="0" w:after="100"/>
      <w:ind w:left="1760" w:hanging="0"/>
    </w:pPr>
    <w:rPr/>
  </w:style>
  <w:style w:type="paragraph" w:styleId="Ttulodondicealfabtico">
    <w:name w:val="Index Heading"/>
    <w:basedOn w:val="Ttulo"/>
    <w:pPr/>
    <w:rPr/>
  </w:style>
  <w:style w:type="paragraph" w:styleId="Ttulodosumrio">
    <w:name w:val="TOC Heading"/>
    <w:uiPriority w:val="39"/>
    <w:unhideWhenUsed/>
    <w:pPr>
      <w:widowControl/>
      <w:suppressAutoHyphens w:val="true"/>
      <w:bidi w:val="0"/>
      <w:spacing w:before="0" w:after="0"/>
      <w:jc w:val="left"/>
    </w:pPr>
    <w:rPr>
      <w:rFonts w:ascii="WeblySleek UI Semibold" w:hAnsi="WeblySleek UI Semibold" w:eastAsia="WeblySleek UI Semibold" w:cs="WeblySleek UI Semibold"/>
      <w:color w:val="auto"/>
      <w:kern w:val="0"/>
      <w:sz w:val="22"/>
      <w:szCs w:val="22"/>
      <w:lang w:val="pt-BR" w:eastAsia="pt-BR" w:bidi="ar-SA"/>
    </w:rPr>
  </w:style>
  <w:style w:type="paragraph" w:styleId="Tableoffigures">
    <w:name w:val="table of figures"/>
    <w:basedOn w:val="Normal"/>
    <w:next w:val="Normal"/>
    <w:uiPriority w:val="99"/>
    <w:unhideWhenUsed/>
    <w:qFormat/>
    <w:pPr/>
    <w:rPr/>
  </w:style>
  <w:style w:type="paragraph" w:styleId="Ttulododocumento">
    <w:name w:val="Title"/>
    <w:basedOn w:val="Normal"/>
    <w:next w:val="Corpodotexto"/>
    <w:link w:val="TtuloChar"/>
    <w:uiPriority w:val="10"/>
    <w:qFormat/>
    <w:pPr>
      <w:spacing w:before="20" w:after="0"/>
      <w:ind w:left="60" w:hanging="0"/>
    </w:pPr>
    <w:rPr>
      <w:sz w:val="62"/>
      <w:szCs w:val="62"/>
    </w:rPr>
  </w:style>
  <w:style w:type="paragraph" w:styleId="Caption">
    <w:name w:val="caption"/>
    <w:basedOn w:val="Normal"/>
    <w:qFormat/>
    <w:pPr>
      <w:suppressLineNumbers/>
      <w:spacing w:before="120" w:after="120"/>
    </w:pPr>
    <w:rPr>
      <w:rFonts w:cs="Lucida Sans"/>
      <w:i/>
      <w:iCs/>
      <w:sz w:val="24"/>
      <w:szCs w:val="24"/>
    </w:rPr>
  </w:style>
  <w:style w:type="paragraph" w:styleId="Subttulo">
    <w:name w:val="Subtitle"/>
    <w:basedOn w:val="Normal"/>
    <w:next w:val="Normal"/>
    <w:link w:val="SubttuloChar"/>
    <w:uiPriority w:val="11"/>
    <w:qFormat/>
    <w:pPr>
      <w:keepNext w:val="true"/>
      <w:keepLines/>
      <w:spacing w:before="360" w:after="80"/>
    </w:pPr>
    <w:rPr>
      <w:rFonts w:ascii="Georgia" w:hAnsi="Georgia" w:eastAsia="Georgia" w:cs="Georgia"/>
      <w:i/>
      <w:iCs/>
      <w:color w:val="666666"/>
      <w:sz w:val="48"/>
      <w:szCs w:val="48"/>
    </w:rPr>
  </w:style>
  <w:style w:type="paragraph" w:styleId="Contedodoquadro" w:customStyle="1">
    <w:name w:val="Conteúdo do quadro"/>
    <w:basedOn w:val="Normal"/>
    <w:qFormat/>
    <w:pPr/>
    <w:rPr/>
  </w:style>
  <w:style w:type="paragraph" w:styleId="Notaderodap">
    <w:name w:val="Footnote Text"/>
    <w:basedOn w:val="Normal"/>
    <w:link w:val="TextodenotaderodapChar"/>
    <w:uiPriority w:val="99"/>
    <w:pPr/>
    <w:rPr/>
  </w:style>
  <w:style w:type="paragraph" w:styleId="CabealhoeRodap" w:customStyle="1">
    <w:name w:val="Cabeçalho e Rodapé"/>
    <w:basedOn w:val="Normal"/>
    <w:qFormat/>
    <w:pPr/>
    <w:rPr/>
  </w:style>
  <w:style w:type="paragraph" w:styleId="Cabealho">
    <w:name w:val="Header"/>
    <w:basedOn w:val="CabealhoeRodap"/>
    <w:link w:val="CabealhoChar"/>
    <w:uiPriority w:val="99"/>
    <w:pPr/>
    <w:rPr/>
  </w:style>
  <w:style w:type="paragraph" w:styleId="Rodap">
    <w:name w:val="Footer"/>
    <w:basedOn w:val="CabealhoeRodap"/>
    <w:link w:val="RodapChar"/>
    <w:uiPriority w:val="99"/>
    <w:pPr/>
    <w:rPr/>
  </w:style>
  <w:style w:type="numbering" w:styleId="NoList" w:default="1">
    <w:name w:val="No List"/>
    <w:uiPriority w:val="99"/>
    <w:semiHidden/>
    <w:unhideWhenUsed/>
    <w:qFormat/>
  </w:style>
  <w:style w:type="table" w:default="1" w:styleId="Tabelanormal">
    <w:name w:val="Normal Table"/>
    <w:uiPriority w:val="99"/>
    <w:semiHidden/>
    <w:unhideWhenUsed/>
    <w:tblPr>
      <w:tblCellMar>
        <w:top w:w="0" w:type="dxa"/>
        <w:left w:w="108" w:type="dxa"/>
        <w:bottom w:w="0" w:type="dxa"/>
        <w:right w:w="108" w:type="dxa"/>
      </w:tblCellMar>
    </w:tblPr>
  </w:style>
  <w:style w:type="table" w:styleId="Tabelacomgrade">
    <w:name w:val="Table Grid"/>
    <w:basedOn w:val="Tabelanormal"/>
    <w:uiPriority w:val="59"/>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 w:type="table" w:customStyle="1" w:styleId="TableGridLight">
    <w:name w:val="Table Grid Light"/>
    <w:basedOn w:val="Tabelanormal"/>
    <w:uiPriority w:val="59"/>
    <w:tblPr>
      <w:tblBorders>
        <w:top w:val="single" w:color="AFAFAF" w:themeColor="text1" w:themeTint="50" w:sz="4" w:space="0"/>
        <w:left w:val="single" w:color="AFAFAF" w:themeColor="text1" w:themeTint="50" w:sz="4" w:space="0"/>
        <w:bottom w:val="single" w:color="AFAFAF" w:themeColor="text1" w:themeTint="50" w:sz="4" w:space="0"/>
        <w:right w:val="single" w:color="AFAFAF" w:themeColor="text1" w:themeTint="50" w:sz="4" w:space="0"/>
        <w:insideH w:val="single" w:color="AFAFAF" w:themeColor="text1" w:themeTint="50" w:sz="4" w:space="0"/>
        <w:insideV w:val="single" w:color="AFAFAF" w:themeColor="text1" w:themeTint="50" w:sz="4" w:space="0"/>
      </w:tblBorders>
    </w:tblPr>
  </w:style>
  <w:style w:type="table" w:styleId="SimplesTabela1">
    <w:name w:val="Plain Table 1"/>
    <w:basedOn w:val="Tabelanormal"/>
    <w:uiPriority w:val="59"/>
    <w:tblPr>
      <w:tblBorders>
        <w:top w:val="single" w:color="AFAFAF" w:themeColor="text1" w:themeTint="50" w:sz="4" w:space="0"/>
        <w:left w:val="single" w:color="AFAFAF" w:themeColor="text1" w:themeTint="50" w:sz="4" w:space="0"/>
        <w:bottom w:val="single" w:color="AFAFAF" w:themeColor="text1" w:themeTint="50" w:sz="4" w:space="0"/>
        <w:right w:val="single" w:color="AFAFAF" w:themeColor="text1" w:themeTint="50" w:sz="4" w:space="0"/>
        <w:insideH w:val="single" w:color="AFAFAF" w:themeColor="text1" w:themeTint="50" w:sz="4" w:space="0"/>
        <w:insideV w:val="single" w:color="AFAFAF" w:themeColor="text1" w:themeTint="50" w:sz="4" w:space="0"/>
      </w:tblBorders>
    </w:tblPr>
    <w:tblStylePr w:type="firstRow">
      <w:rPr>
        <w:b/>
        <w:color w:val="404040"/>
        <w:sz w:val="22"/>
      </w:rPr>
      <w:tblPr/>
    </w:tblStylePr>
    <w:tblStylePr w:type="lastRow">
      <w:rPr>
        <w:b/>
        <w:color w:val="404040"/>
        <w:sz w:val="22"/>
      </w:rPr>
      <w:tblPr/>
    </w:tblStylePr>
    <w:tblStylePr w:type="firstCol">
      <w:rPr>
        <w:b/>
        <w:color w:val="404040"/>
        <w:sz w:val="22"/>
      </w:rPr>
      <w:tblPr/>
    </w:tblStylePr>
    <w:tblStylePr w:type="lastCol">
      <w:rPr>
        <w:b/>
        <w:color w:val="404040"/>
        <w:sz w:val="22"/>
      </w:rPr>
      <w:tblPr/>
    </w:tblStylePr>
    <w:tblStylePr w:type="band1Vert">
      <w:tblPr/>
      <w:tcPr>
        <w:shd w:val="clear" w:color="F2F2F2" w:fill="F2F2F2" w:themeFill="text1" w:themeFillTint="d"/>
      </w:tcPr>
    </w:tblStylePr>
    <w:tblStylePr w:type="band1Horz">
      <w:tblPr/>
      <w:tcPr>
        <w:shd w:val="clear" w:color="F2F2F2" w:fill="F2F2F2" w:themeFill="text1" w:themeFillTint="d"/>
      </w:tcPr>
    </w:tblStylePr>
  </w:style>
  <w:style w:type="table" w:styleId="SimplesTabela2">
    <w:name w:val="Plain Table 2"/>
    <w:basedOn w:val="Tabelanormal"/>
    <w:uiPriority w:val="59"/>
    <w:tblPr>
      <w:tblBorders>
        <w:top w:val="single" w:color="000000" w:themeColor="text1" w:sz="4" w:space="0"/>
        <w:left w:val="none" w:color="000000" w:themeColor="text1" w:sz="4" w:space="0"/>
        <w:bottom w:val="single" w:color="000000" w:themeColor="text1" w:sz="4" w:space="0"/>
        <w:right w:val="none" w:color="000000" w:themeColor="text1" w:sz="4" w:space="0"/>
      </w:tblBorders>
    </w:tblPr>
    <w:tblStylePr w:type="firstRow">
      <w:rPr>
        <w:b/>
        <w:color w:val="404040"/>
        <w:sz w:val="22"/>
      </w:rPr>
      <w:tblPr/>
      <w:tcPr>
        <w:tcBorders>
          <w:top w:val="single" w:color="000000" w:themeColor="text1" w:sz="4" w:space="0"/>
          <w:bottom w:val="single" w:color="000000" w:themeColor="text1" w:sz="4" w:space="0"/>
        </w:tcBorders>
      </w:tcPr>
    </w:tblStylePr>
    <w:tblStylePr w:type="lastRow">
      <w:rPr>
        <w:b/>
        <w:color w:val="404040"/>
        <w:sz w:val="22"/>
      </w:rPr>
      <w:tblPr/>
    </w:tblStylePr>
    <w:tblStylePr w:type="firstCol">
      <w:rPr>
        <w:b/>
        <w:color w:val="404040"/>
        <w:sz w:val="22"/>
      </w:rPr>
      <w:tblPr/>
    </w:tblStylePr>
    <w:tblStylePr w:type="lastCol">
      <w:rPr>
        <w:b/>
        <w:color w:val="404040"/>
        <w:sz w:val="22"/>
      </w:rPr>
      <w:tblPr/>
    </w:tblStylePr>
    <w:tblStylePr w:type="band1Vert">
      <w:tblPr/>
      <w:tcPr>
        <w:tcBorders>
          <w:left w:val="single" w:color="000000" w:themeColor="text1" w:sz="4" w:space="0"/>
          <w:right w:val="single" w:color="000000" w:themeColor="text1" w:sz="4" w:space="0"/>
        </w:tcBorders>
      </w:tcPr>
    </w:tblStylePr>
    <w:tblStylePr w:type="band2Vert">
      <w:tblPr/>
      <w:tcPr>
        <w:tcBorders>
          <w:left w:val="single" w:color="000000" w:themeColor="text1" w:sz="4" w:space="0"/>
          <w:right w:val="single" w:color="000000" w:themeColor="text1" w:sz="4" w:space="0"/>
        </w:tcBorders>
      </w:tcPr>
    </w:tblStylePr>
    <w:tblStylePr w:type="band1Horz">
      <w:tblPr/>
      <w:tcPr>
        <w:tcBorders>
          <w:top w:val="single" w:color="000000" w:themeColor="text1" w:sz="4" w:space="0"/>
          <w:bottom w:val="single" w:color="000000" w:themeColor="text1" w:sz="4" w:space="0"/>
        </w:tcBorders>
      </w:tcPr>
    </w:tblStylePr>
  </w:style>
  <w:style w:type="table" w:styleId="SimplesTabela3">
    <w:name w:val="Plain Table 3"/>
    <w:basedOn w:val="Tabelanormal"/>
    <w:uiPriority w:val="99"/>
    <w:tblPr>
      <w:tblStyleRowBandSize w:val="1"/>
      <w:tblStyleColBandSize w:val="1"/>
    </w:tblPr>
    <w:tblStylePr w:type="firstRow">
      <w:rPr>
        <w:b/>
        <w:caps/>
        <w:color w:val="404040"/>
      </w:rPr>
      <w:tblPr/>
      <w:tcPr>
        <w:tcBorders>
          <w:top w:val="none" w:color="000000" w:sz="4" w:space="0"/>
          <w:left w:val="none" w:color="000000" w:sz="4" w:space="0"/>
          <w:bottom w:val="single" w:color="404040" w:sz="4" w:space="0"/>
          <w:right w:val="none" w:color="000000" w:sz="4" w:space="0"/>
        </w:tcBorders>
      </w:tcPr>
    </w:tblStylePr>
    <w:tblStylePr w:type="lastRow">
      <w:rPr>
        <w:b/>
        <w:caps/>
        <w:color w:val="404040"/>
      </w:rPr>
      <w:tblPr/>
    </w:tblStylePr>
    <w:tblStylePr w:type="firstCol">
      <w:rPr>
        <w:b/>
        <w:caps/>
        <w:color w:val="404040"/>
      </w:rPr>
      <w:tblPr/>
      <w:tcPr>
        <w:tcBorders>
          <w:top w:val="none" w:color="000000" w:sz="4" w:space="0"/>
          <w:left w:val="none" w:color="000000" w:sz="4" w:space="0"/>
          <w:bottom w:val="none" w:color="000000" w:sz="4" w:space="0"/>
          <w:right w:val="single" w:color="404040" w:sz="4" w:space="0"/>
        </w:tcBorders>
      </w:tcPr>
    </w:tblStylePr>
    <w:tblStylePr w:type="lastCol">
      <w:rPr>
        <w:b/>
        <w:caps/>
        <w:color w:val="404040"/>
      </w:rPr>
      <w:tblPr/>
    </w:tblStylePr>
    <w:tblStylePr w:type="band1Vert">
      <w:rPr>
        <w:color w:val="404040"/>
        <w:sz w:val="22"/>
      </w:rPr>
      <w:tblPr/>
      <w:tcPr>
        <w:shd w:val="clear" w:color="F2F2F2" w:fill="F2F2F2" w:themeFill="text1" w:themeFillTint="d"/>
      </w:tcPr>
    </w:tblStylePr>
    <w:tblStylePr w:type="band1Horz">
      <w:rPr>
        <w:color w:val="404040"/>
        <w:sz w:val="22"/>
      </w:rPr>
      <w:tblPr/>
      <w:tcPr>
        <w:shd w:val="clear" w:color="F2F2F2" w:fill="F2F2F2" w:themeFill="text1" w:themeFillTint="d"/>
      </w:tcPr>
    </w:tblStylePr>
  </w:style>
  <w:style w:type="table" w:styleId="TabelaSimples4">
    <w:name w:val="Plain Table 4"/>
    <w:basedOn w:val="Tabelanormal"/>
    <w:uiPriority w:val="99"/>
    <w:tblPr>
      <w:tblStyleRowBandSize w:val="1"/>
      <w:tblStyleColBandSize w:val="1"/>
    </w:tblPr>
    <w:tblStylePr w:type="firstRow">
      <w:rPr>
        <w:b/>
        <w:color w:val="404040"/>
      </w:rPr>
      <w:tblPr/>
    </w:tblStylePr>
    <w:tblStylePr w:type="lastRow">
      <w:rPr>
        <w:b/>
        <w:color w:val="404040"/>
      </w:rPr>
      <w:tblPr/>
    </w:tblStylePr>
    <w:tblStylePr w:type="firstCol">
      <w:rPr>
        <w:b/>
        <w:color w:val="404040"/>
      </w:rPr>
      <w:tblPr/>
    </w:tblStylePr>
    <w:tblStylePr w:type="lastCol">
      <w:rPr>
        <w:b/>
        <w:color w:val="404040"/>
      </w:rPr>
      <w:tblPr/>
    </w:tblStylePr>
    <w:tblStylePr w:type="band1Vert">
      <w:rPr>
        <w:color w:val="404040"/>
        <w:sz w:val="22"/>
      </w:rPr>
      <w:tblPr/>
      <w:tcPr>
        <w:shd w:val="clear" w:color="F2F2F2" w:fill="F2F2F2" w:themeFill="text1" w:themeFillTint="d"/>
      </w:tcPr>
    </w:tblStylePr>
    <w:tblStylePr w:type="band1Horz">
      <w:rPr>
        <w:color w:val="404040"/>
        <w:sz w:val="22"/>
      </w:rPr>
      <w:tblPr/>
      <w:tcPr>
        <w:shd w:val="clear" w:color="F2F2F2" w:fill="F2F2F2" w:themeFill="text1" w:themeFillTint="d"/>
      </w:tcPr>
    </w:tblStylePr>
  </w:style>
  <w:style w:type="table" w:styleId="TabelaSimples5">
    <w:name w:val="Plain Table 5"/>
    <w:basedOn w:val="Tabelanormal"/>
    <w:uiPriority w:val="99"/>
    <w:tblPr>
      <w:tblStyleRowBandSize w:val="1"/>
      <w:tblStyleColBandSize w:val="1"/>
    </w:tblPr>
    <w:tblStylePr w:type="firstRow">
      <w:rPr>
        <w:i/>
        <w:color w:val="404040"/>
      </w:rPr>
      <w:tblPr/>
      <w:tcPr>
        <w:tcBorders>
          <w:left w:val="none" w:color="000000" w:sz="4" w:space="0"/>
          <w:bottom w:val="single" w:color="404040" w:sz="4" w:space="0"/>
          <w:right w:val="none" w:color="000000" w:sz="4" w:space="0"/>
        </w:tcBorders>
        <w:shd w:val="clear" w:color="FFFFFF" w:fill="auto"/>
      </w:tcPr>
    </w:tblStylePr>
    <w:tblStylePr w:type="lastRow">
      <w:rPr>
        <w:i/>
        <w:color w:val="404040"/>
      </w:rPr>
      <w:tblPr/>
      <w:tcPr>
        <w:tcBorders>
          <w:top w:val="single" w:color="404040" w:sz="4" w:space="0"/>
          <w:left w:val="none" w:color="000000" w:sz="4" w:space="0"/>
          <w:right w:val="none" w:color="000000" w:sz="4" w:space="0"/>
        </w:tcBorders>
        <w:shd w:val="clear" w:color="FFFFFF" w:fill="auto"/>
      </w:tcPr>
    </w:tblStylePr>
    <w:tblStylePr w:type="firstCol">
      <w:pPr>
        <w:jc w:val="right"/>
      </w:pPr>
      <w:rPr>
        <w:i/>
        <w:color w:val="404040"/>
      </w:rPr>
      <w:tblPr/>
      <w:tcPr>
        <w:tcBorders>
          <w:right w:val="single" w:color="404040" w:sz="4" w:space="0"/>
        </w:tcBorders>
        <w:shd w:val="clear" w:color="FFFFFF" w:fill="auto"/>
      </w:tcPr>
    </w:tblStylePr>
    <w:tblStylePr w:type="lastCol">
      <w:rPr>
        <w:i/>
        <w:color w:val="404040"/>
      </w:rPr>
      <w:tblPr/>
      <w:tcPr>
        <w:tcBorders>
          <w:left w:val="single" w:color="404040" w:sz="4" w:space="0"/>
        </w:tcBorders>
        <w:shd w:val="clear" w:color="FFFFFF" w:fill="auto"/>
      </w:tcPr>
    </w:tblStylePr>
    <w:tblStylePr w:type="band1Vert">
      <w:rPr>
        <w:color w:val="404040"/>
        <w:sz w:val="22"/>
      </w:rPr>
      <w:tblPr/>
      <w:tcPr>
        <w:shd w:val="clear" w:color="F2F2F2" w:fill="F2F2F2" w:themeFill="text1" w:themeFillTint="d"/>
      </w:tcPr>
    </w:tblStylePr>
    <w:tblStylePr w:type="band1Horz">
      <w:rPr>
        <w:color w:val="404040"/>
        <w:sz w:val="22"/>
      </w:rPr>
      <w:tblPr/>
      <w:tcPr>
        <w:shd w:val="clear" w:color="F2F2F2" w:fill="F2F2F2" w:themeFill="text1" w:themeFillTint="d"/>
      </w:tcPr>
    </w:tblStylePr>
  </w:style>
  <w:style w:type="table" w:styleId="TabeladeGrade1Clara">
    <w:name w:val="Grid Table 1 Light"/>
    <w:basedOn w:val="Tabelanormal"/>
    <w:uiPriority w:val="99"/>
    <w:tblPr>
      <w:tblStyleRowBandSize w:val="1"/>
      <w:tblStyleColBandSize w:val="1"/>
      <w:tblBorders>
        <w:top w:val="single" w:color="989898" w:themeColor="text1" w:themeTint="67" w:sz="4" w:space="0"/>
        <w:left w:val="single" w:color="989898" w:themeColor="text1" w:themeTint="67" w:sz="4" w:space="0"/>
        <w:bottom w:val="single" w:color="989898" w:themeColor="text1" w:themeTint="67" w:sz="4" w:space="0"/>
        <w:right w:val="single" w:color="989898" w:themeColor="text1" w:themeTint="67" w:sz="4" w:space="0"/>
        <w:insideH w:val="single" w:color="989898" w:themeColor="text1" w:themeTint="67" w:sz="4" w:space="0"/>
        <w:insideV w:val="single" w:color="989898" w:themeColor="text1" w:themeTint="67" w:sz="4" w:space="0"/>
      </w:tblBorders>
    </w:tblPr>
    <w:tblStylePr w:type="firstRow">
      <w:rPr>
        <w:b/>
        <w:color w:val="404040"/>
      </w:rPr>
      <w:tblPr/>
      <w:tcPr>
        <w:tcBorders>
          <w:bottom w:val="single" w:color="6A6A6A" w:themeColor="text1" w:sz="12" w:space="0"/>
        </w:tcBorders>
      </w:tcPr>
    </w:tblStylePr>
    <w:tblStylePr w:type="lastRow">
      <w:rPr>
        <w:b/>
        <w:color w:val="404040"/>
      </w:rPr>
      <w:tblPr/>
    </w:tblStylePr>
    <w:tblStylePr w:type="firstCol">
      <w:rPr>
        <w:b/>
        <w:color w:val="404040"/>
      </w:rPr>
      <w:tblPr/>
    </w:tblStylePr>
    <w:tblStylePr w:type="lastCol">
      <w:rPr>
        <w:b/>
        <w:color w:val="404040"/>
      </w:rPr>
      <w:tblPr/>
    </w:tblStylePr>
    <w:tblStylePr w:type="band1Horz">
      <w:rPr>
        <w:color w:val="404040"/>
        <w:sz w:val="22"/>
      </w:rPr>
      <w:tblPr/>
      <w:tcPr>
        <w:tcBorders>
          <w:top w:val="single" w:color="989898" w:themeColor="text1" w:sz="4" w:space="0"/>
          <w:left w:val="single" w:color="989898" w:themeColor="text1" w:sz="4" w:space="0"/>
          <w:bottom w:val="single" w:color="989898" w:themeColor="text1" w:sz="4" w:space="0"/>
          <w:right w:val="single" w:color="989898" w:themeColor="text1" w:sz="4" w:space="0"/>
        </w:tcBorders>
      </w:tcPr>
    </w:tblStylePr>
  </w:style>
  <w:style w:type="table" w:customStyle="1" w:styleId="GridTable1Light-Accent1">
    <w:name w:val="Grid Table 1 Light - Accent 1"/>
    <w:basedOn w:val="Tabelanormal"/>
    <w:uiPriority w:val="99"/>
    <w:tblPr>
      <w:tblStyleRowBandSize w:val="1"/>
      <w:tblStyleColBandSize w:val="1"/>
      <w:tblBorders>
        <w:top w:val="single" w:color="B7CBE4" w:themeColor="accent1" w:themeTint="67" w:sz="4" w:space="0"/>
        <w:left w:val="single" w:color="B7CBE4" w:themeColor="accent1" w:themeTint="67" w:sz="4" w:space="0"/>
        <w:bottom w:val="single" w:color="B7CBE4" w:themeColor="accent1" w:themeTint="67" w:sz="4" w:space="0"/>
        <w:right w:val="single" w:color="B7CBE4" w:themeColor="accent1" w:themeTint="67" w:sz="4" w:space="0"/>
        <w:insideH w:val="single" w:color="B7CBE4" w:themeColor="accent1" w:themeTint="67" w:sz="4" w:space="0"/>
        <w:insideV w:val="single" w:color="B7CBE4" w:themeColor="accent1" w:themeTint="67" w:sz="4" w:space="0"/>
      </w:tblBorders>
    </w:tblPr>
    <w:tblStylePr w:type="firstRow">
      <w:rPr>
        <w:b/>
        <w:color w:val="404040"/>
      </w:rPr>
      <w:tblPr/>
      <w:tcPr>
        <w:tcBorders>
          <w:bottom w:val="single" w:color="97B4D8" w:themeColor="accent1" w:sz="12" w:space="0"/>
        </w:tcBorders>
      </w:tcPr>
    </w:tblStylePr>
    <w:tblStylePr w:type="lastRow">
      <w:rPr>
        <w:b/>
        <w:color w:val="404040"/>
      </w:rPr>
      <w:tblPr/>
    </w:tblStylePr>
    <w:tblStylePr w:type="firstCol">
      <w:rPr>
        <w:b/>
        <w:color w:val="404040"/>
      </w:rPr>
      <w:tblPr/>
    </w:tblStylePr>
    <w:tblStylePr w:type="lastCol">
      <w:rPr>
        <w:b/>
        <w:color w:val="404040"/>
      </w:rPr>
      <w:tblPr/>
    </w:tblStylePr>
    <w:tblStylePr w:type="band1Horz">
      <w:rPr>
        <w:color w:val="404040"/>
        <w:sz w:val="22"/>
      </w:rPr>
      <w:tblPr/>
      <w:tcPr>
        <w:tcBorders>
          <w:top w:val="single" w:color="B7CBE4" w:themeColor="accent1" w:sz="4" w:space="0"/>
          <w:left w:val="single" w:color="B7CBE4" w:themeColor="accent1" w:sz="4" w:space="0"/>
          <w:bottom w:val="single" w:color="B7CBE4" w:themeColor="accent1" w:sz="4" w:space="0"/>
          <w:right w:val="single" w:color="B7CBE4" w:themeColor="accent1" w:sz="4" w:space="0"/>
        </w:tcBorders>
      </w:tcPr>
    </w:tblStylePr>
  </w:style>
  <w:style w:type="table" w:customStyle="1" w:styleId="GridTable1Light-Accent2">
    <w:name w:val="Grid Table 1 Light - Accent 2"/>
    <w:basedOn w:val="Tabelanormal"/>
    <w:uiPriority w:val="99"/>
    <w:tblPr>
      <w:tblStyleRowBandSize w:val="1"/>
      <w:tblStyleColBandSize w:val="1"/>
      <w:tblBorders>
        <w:top w:val="single" w:color="E5B7B6" w:themeColor="accent2" w:themeTint="67" w:sz="4" w:space="0"/>
        <w:left w:val="single" w:color="E5B7B6" w:themeColor="accent2" w:themeTint="67" w:sz="4" w:space="0"/>
        <w:bottom w:val="single" w:color="E5B7B6" w:themeColor="accent2" w:themeTint="67" w:sz="4" w:space="0"/>
        <w:right w:val="single" w:color="E5B7B6" w:themeColor="accent2" w:themeTint="67" w:sz="4" w:space="0"/>
        <w:insideH w:val="single" w:color="E5B7B6" w:themeColor="accent2" w:themeTint="67" w:sz="4" w:space="0"/>
        <w:insideV w:val="single" w:color="E5B7B6" w:themeColor="accent2" w:themeTint="67" w:sz="4" w:space="0"/>
      </w:tblBorders>
    </w:tblPr>
    <w:tblStylePr w:type="firstRow">
      <w:rPr>
        <w:b/>
        <w:color w:val="404040"/>
      </w:rPr>
      <w:tblPr/>
      <w:tcPr>
        <w:tcBorders>
          <w:bottom w:val="single" w:color="DA9896" w:themeColor="accent2" w:sz="12" w:space="0"/>
        </w:tcBorders>
      </w:tcPr>
    </w:tblStylePr>
    <w:tblStylePr w:type="lastRow">
      <w:rPr>
        <w:b/>
        <w:color w:val="404040"/>
      </w:rPr>
      <w:tblPr/>
    </w:tblStylePr>
    <w:tblStylePr w:type="firstCol">
      <w:rPr>
        <w:b/>
        <w:color w:val="404040"/>
      </w:rPr>
      <w:tblPr/>
    </w:tblStylePr>
    <w:tblStylePr w:type="lastCol">
      <w:rPr>
        <w:b/>
        <w:color w:val="404040"/>
      </w:rPr>
      <w:tblPr/>
    </w:tblStylePr>
    <w:tblStylePr w:type="band1Horz">
      <w:rPr>
        <w:color w:val="404040"/>
        <w:sz w:val="22"/>
      </w:rPr>
      <w:tblPr/>
      <w:tcPr>
        <w:tcBorders>
          <w:top w:val="single" w:color="E5B7B6" w:themeColor="accent2" w:sz="4" w:space="0"/>
          <w:left w:val="single" w:color="E5B7B6" w:themeColor="accent2" w:sz="4" w:space="0"/>
          <w:bottom w:val="single" w:color="E5B7B6" w:themeColor="accent2" w:sz="4" w:space="0"/>
          <w:right w:val="single" w:color="E5B7B6" w:themeColor="accent2" w:sz="4" w:space="0"/>
        </w:tcBorders>
      </w:tcPr>
    </w:tblStylePr>
  </w:style>
  <w:style w:type="table" w:customStyle="1" w:styleId="GridTable1Light-Accent3">
    <w:name w:val="Grid Table 1 Light - Accent 3"/>
    <w:basedOn w:val="Tabelanormal"/>
    <w:uiPriority w:val="99"/>
    <w:tblPr>
      <w:tblStyleRowBandSize w:val="1"/>
      <w:tblStyleColBandSize w:val="1"/>
      <w:tblBorders>
        <w:top w:val="single" w:color="D6E3BB" w:themeColor="accent3" w:themeTint="67" w:sz="4" w:space="0"/>
        <w:left w:val="single" w:color="D6E3BB" w:themeColor="accent3" w:themeTint="67" w:sz="4" w:space="0"/>
        <w:bottom w:val="single" w:color="D6E3BB" w:themeColor="accent3" w:themeTint="67" w:sz="4" w:space="0"/>
        <w:right w:val="single" w:color="D6E3BB" w:themeColor="accent3" w:themeTint="67" w:sz="4" w:space="0"/>
        <w:insideH w:val="single" w:color="D6E3BB" w:themeColor="accent3" w:themeTint="67" w:sz="4" w:space="0"/>
        <w:insideV w:val="single" w:color="D6E3BB" w:themeColor="accent3" w:themeTint="67" w:sz="4" w:space="0"/>
      </w:tblBorders>
    </w:tblPr>
    <w:tblStylePr w:type="firstRow">
      <w:rPr>
        <w:b/>
        <w:color w:val="404040"/>
      </w:rPr>
      <w:tblPr/>
      <w:tcPr>
        <w:tcBorders>
          <w:bottom w:val="single" w:color="C4D79D" w:themeColor="accent3" w:sz="12" w:space="0"/>
        </w:tcBorders>
      </w:tcPr>
    </w:tblStylePr>
    <w:tblStylePr w:type="lastRow">
      <w:rPr>
        <w:b/>
        <w:color w:val="404040"/>
      </w:rPr>
      <w:tblPr/>
    </w:tblStylePr>
    <w:tblStylePr w:type="firstCol">
      <w:rPr>
        <w:b/>
        <w:color w:val="404040"/>
      </w:rPr>
      <w:tblPr/>
    </w:tblStylePr>
    <w:tblStylePr w:type="lastCol">
      <w:rPr>
        <w:b/>
        <w:color w:val="404040"/>
      </w:rPr>
      <w:tblPr/>
    </w:tblStylePr>
    <w:tblStylePr w:type="band1Horz">
      <w:rPr>
        <w:color w:val="404040"/>
        <w:sz w:val="22"/>
      </w:rPr>
      <w:tblPr/>
      <w:tcPr>
        <w:tcBorders>
          <w:top w:val="single" w:color="D6E3BB" w:themeColor="accent3" w:sz="4" w:space="0"/>
          <w:left w:val="single" w:color="D6E3BB" w:themeColor="accent3" w:sz="4" w:space="0"/>
          <w:bottom w:val="single" w:color="D6E3BB" w:themeColor="accent3" w:sz="4" w:space="0"/>
          <w:right w:val="single" w:color="D6E3BB" w:themeColor="accent3" w:sz="4" w:space="0"/>
        </w:tcBorders>
      </w:tcPr>
    </w:tblStylePr>
  </w:style>
  <w:style w:type="table" w:customStyle="1" w:styleId="GridTable1Light-Accent4">
    <w:name w:val="Grid Table 1 Light - Accent 4"/>
    <w:basedOn w:val="Tabelanormal"/>
    <w:uiPriority w:val="99"/>
    <w:tblPr>
      <w:tblStyleRowBandSize w:val="1"/>
      <w:tblStyleColBandSize w:val="1"/>
      <w:tblBorders>
        <w:top w:val="single" w:color="CBC0D9" w:themeColor="accent4" w:themeTint="67" w:sz="4" w:space="0"/>
        <w:left w:val="single" w:color="CBC0D9" w:themeColor="accent4" w:themeTint="67" w:sz="4" w:space="0"/>
        <w:bottom w:val="single" w:color="CBC0D9" w:themeColor="accent4" w:themeTint="67" w:sz="4" w:space="0"/>
        <w:right w:val="single" w:color="CBC0D9" w:themeColor="accent4" w:themeTint="67" w:sz="4" w:space="0"/>
        <w:insideH w:val="single" w:color="CBC0D9" w:themeColor="accent4" w:themeTint="67" w:sz="4" w:space="0"/>
        <w:insideV w:val="single" w:color="CBC0D9" w:themeColor="accent4" w:themeTint="67" w:sz="4" w:space="0"/>
      </w:tblBorders>
    </w:tblPr>
    <w:tblStylePr w:type="firstRow">
      <w:rPr>
        <w:b/>
        <w:color w:val="404040"/>
      </w:rPr>
      <w:tblPr/>
      <w:tcPr>
        <w:tcBorders>
          <w:bottom w:val="single" w:color="B4A4C8" w:themeColor="accent4" w:sz="12" w:space="0"/>
        </w:tcBorders>
      </w:tcPr>
    </w:tblStylePr>
    <w:tblStylePr w:type="lastRow">
      <w:rPr>
        <w:b/>
        <w:color w:val="404040"/>
      </w:rPr>
      <w:tblPr/>
    </w:tblStylePr>
    <w:tblStylePr w:type="firstCol">
      <w:rPr>
        <w:b/>
        <w:color w:val="404040"/>
      </w:rPr>
      <w:tblPr/>
    </w:tblStylePr>
    <w:tblStylePr w:type="lastCol">
      <w:rPr>
        <w:b/>
        <w:color w:val="404040"/>
      </w:rPr>
      <w:tblPr/>
    </w:tblStylePr>
    <w:tblStylePr w:type="band1Horz">
      <w:rPr>
        <w:color w:val="404040"/>
        <w:sz w:val="22"/>
      </w:rPr>
      <w:tblPr/>
      <w:tcPr>
        <w:tcBorders>
          <w:top w:val="single" w:color="CBC0D9" w:themeColor="accent4" w:sz="4" w:space="0"/>
          <w:left w:val="single" w:color="CBC0D9" w:themeColor="accent4" w:sz="4" w:space="0"/>
          <w:bottom w:val="single" w:color="CBC0D9" w:themeColor="accent4" w:sz="4" w:space="0"/>
          <w:right w:val="single" w:color="CBC0D9" w:themeColor="accent4" w:sz="4" w:space="0"/>
        </w:tcBorders>
      </w:tcPr>
    </w:tblStylePr>
  </w:style>
  <w:style w:type="table" w:customStyle="1" w:styleId="GridTable1Light-Accent5">
    <w:name w:val="Grid Table 1 Light - Accent 5"/>
    <w:basedOn w:val="Tabelanormal"/>
    <w:uiPriority w:val="99"/>
    <w:tblPr>
      <w:tblStyleRowBandSize w:val="1"/>
      <w:tblStyleColBandSize w:val="1"/>
      <w:tblBorders>
        <w:top w:val="single" w:color="B6DDE8" w:themeColor="accent5" w:themeTint="67" w:sz="4" w:space="0"/>
        <w:left w:val="single" w:color="B6DDE8" w:themeColor="accent5" w:themeTint="67" w:sz="4" w:space="0"/>
        <w:bottom w:val="single" w:color="B6DDE8" w:themeColor="accent5" w:themeTint="67" w:sz="4" w:space="0"/>
        <w:right w:val="single" w:color="B6DDE8" w:themeColor="accent5" w:themeTint="67" w:sz="4" w:space="0"/>
        <w:insideH w:val="single" w:color="B6DDE8" w:themeColor="accent5" w:themeTint="67" w:sz="4" w:space="0"/>
        <w:insideV w:val="single" w:color="B6DDE8" w:themeColor="accent5" w:themeTint="67" w:sz="4" w:space="0"/>
      </w:tblBorders>
    </w:tblPr>
    <w:tblStylePr w:type="firstRow">
      <w:rPr>
        <w:b/>
        <w:color w:val="404040"/>
      </w:rPr>
      <w:tblPr/>
      <w:tcPr>
        <w:tcBorders>
          <w:bottom w:val="single" w:color="95CEDD" w:themeColor="accent5" w:sz="12" w:space="0"/>
        </w:tcBorders>
      </w:tcPr>
    </w:tblStylePr>
    <w:tblStylePr w:type="lastRow">
      <w:rPr>
        <w:b/>
        <w:color w:val="404040"/>
      </w:rPr>
      <w:tblPr/>
    </w:tblStylePr>
    <w:tblStylePr w:type="firstCol">
      <w:rPr>
        <w:b/>
        <w:color w:val="404040"/>
      </w:rPr>
      <w:tblPr/>
    </w:tblStylePr>
    <w:tblStylePr w:type="lastCol">
      <w:rPr>
        <w:b/>
        <w:color w:val="404040"/>
      </w:rPr>
      <w:tblPr/>
    </w:tblStylePr>
    <w:tblStylePr w:type="band1Horz">
      <w:rPr>
        <w:color w:val="404040"/>
        <w:sz w:val="22"/>
      </w:rPr>
      <w:tblPr/>
      <w:tcPr>
        <w:tcBorders>
          <w:top w:val="single" w:color="B6DDE8" w:themeColor="accent5" w:sz="4" w:space="0"/>
          <w:left w:val="single" w:color="B6DDE8" w:themeColor="accent5" w:sz="4" w:space="0"/>
          <w:bottom w:val="single" w:color="B6DDE8" w:themeColor="accent5" w:sz="4" w:space="0"/>
          <w:right w:val="single" w:color="B6DDE8" w:themeColor="accent5" w:sz="4" w:space="0"/>
        </w:tcBorders>
      </w:tcPr>
    </w:tblStylePr>
  </w:style>
  <w:style w:type="table" w:customStyle="1" w:styleId="GridTable1Light-Accent6">
    <w:name w:val="Grid Table 1 Light - Accent 6"/>
    <w:basedOn w:val="Tabelanormal"/>
    <w:uiPriority w:val="99"/>
    <w:tblPr>
      <w:tblStyleRowBandSize w:val="1"/>
      <w:tblStyleColBandSize w:val="1"/>
      <w:tblBorders>
        <w:top w:val="single" w:color="FBD4B4" w:themeColor="accent6" w:themeTint="67" w:sz="4" w:space="0"/>
        <w:left w:val="single" w:color="FBD4B4" w:themeColor="accent6" w:themeTint="67" w:sz="4" w:space="0"/>
        <w:bottom w:val="single" w:color="FBD4B4" w:themeColor="accent6" w:themeTint="67" w:sz="4" w:space="0"/>
        <w:right w:val="single" w:color="FBD4B4" w:themeColor="accent6" w:themeTint="67" w:sz="4" w:space="0"/>
        <w:insideH w:val="single" w:color="FBD4B4" w:themeColor="accent6" w:themeTint="67" w:sz="4" w:space="0"/>
        <w:insideV w:val="single" w:color="FBD4B4" w:themeColor="accent6" w:themeTint="67" w:sz="4" w:space="0"/>
      </w:tblBorders>
    </w:tblPr>
    <w:tblStylePr w:type="firstRow">
      <w:rPr>
        <w:b/>
        <w:color w:val="404040"/>
      </w:rPr>
      <w:tblPr/>
      <w:tcPr>
        <w:tcBorders>
          <w:bottom w:val="single" w:color="FAC192" w:themeColor="accent6" w:sz="12" w:space="0"/>
        </w:tcBorders>
      </w:tcPr>
    </w:tblStylePr>
    <w:tblStylePr w:type="lastRow">
      <w:rPr>
        <w:b/>
        <w:color w:val="404040"/>
      </w:rPr>
      <w:tblPr/>
    </w:tblStylePr>
    <w:tblStylePr w:type="firstCol">
      <w:rPr>
        <w:b/>
        <w:color w:val="404040"/>
      </w:rPr>
      <w:tblPr/>
    </w:tblStylePr>
    <w:tblStylePr w:type="lastCol">
      <w:rPr>
        <w:b/>
        <w:color w:val="404040"/>
      </w:rPr>
      <w:tblPr/>
    </w:tblStylePr>
    <w:tblStylePr w:type="band1Horz">
      <w:rPr>
        <w:color w:val="404040"/>
        <w:sz w:val="22"/>
      </w:rPr>
      <w:tblPr/>
      <w:tcPr>
        <w:tcBorders>
          <w:top w:val="single" w:color="FBD4B4" w:themeColor="accent6" w:sz="4" w:space="0"/>
          <w:left w:val="single" w:color="FBD4B4" w:themeColor="accent6" w:sz="4" w:space="0"/>
          <w:bottom w:val="single" w:color="FBD4B4" w:themeColor="accent6" w:sz="4" w:space="0"/>
          <w:right w:val="single" w:color="FBD4B4" w:themeColor="accent6" w:sz="4" w:space="0"/>
        </w:tcBorders>
      </w:tcPr>
    </w:tblStylePr>
  </w:style>
  <w:style w:type="table" w:styleId="TabeladeGrade2">
    <w:name w:val="Grid Table 2"/>
    <w:basedOn w:val="Tabelanormal"/>
    <w:uiPriority w:val="99"/>
    <w:tblPr>
      <w:tblStyleRowBandSize w:val="1"/>
      <w:tblStyleColBandSize w:val="1"/>
      <w:tblBorders>
        <w:bottom w:val="single" w:color="6A6A6A" w:themeColor="text1" w:themeTint="95" w:sz="4" w:space="0"/>
        <w:insideH w:val="single" w:color="6A6A6A" w:themeColor="text1" w:themeTint="95" w:sz="4" w:space="0"/>
        <w:insideV w:val="single" w:color="6A6A6A" w:themeColor="text1" w:themeTint="95" w:sz="4" w:space="0"/>
      </w:tblBorders>
    </w:tblPr>
    <w:tblStylePr w:type="firstRow">
      <w:rPr>
        <w:b/>
        <w:color w:val="404040"/>
      </w:rPr>
      <w:tblPr/>
      <w:tcPr>
        <w:tcBorders>
          <w:top w:val="none" w:color="000000" w:sz="4" w:space="0"/>
          <w:left w:val="none" w:color="000000" w:sz="4" w:space="0"/>
          <w:bottom w:val="single" w:color="6A6A6A" w:themeColor="text1" w:sz="12" w:space="0"/>
          <w:right w:val="none" w:color="000000" w:sz="4" w:space="0"/>
        </w:tcBorders>
        <w:shd w:val="clear" w:color="FFFFFF" w:fill="auto"/>
      </w:tcPr>
    </w:tblStylePr>
    <w:tblStylePr w:type="lastRow">
      <w:rPr>
        <w:b/>
        <w:color w:val="404040"/>
      </w:rPr>
      <w:tblPr/>
      <w:tcPr>
        <w:tcBorders>
          <w:top w:val="single" w:color="6A6A6A" w:themeColor="text1" w:sz="4" w:space="0"/>
          <w:left w:val="none" w:color="000000" w:sz="4" w:space="0"/>
          <w:bottom w:val="none" w:color="000000" w:sz="4" w:space="0"/>
          <w:right w:val="none" w:color="000000" w:sz="4" w:space="0"/>
        </w:tcBorders>
        <w:shd w:val="clear" w:color="FFFFFF" w:fill="auto"/>
      </w:tcPr>
    </w:tblStylePr>
    <w:tblStylePr w:type="firstCol">
      <w:rPr>
        <w:b/>
        <w:color w:val="404040"/>
      </w:rPr>
      <w:tblPr/>
    </w:tblStylePr>
    <w:tblStylePr w:type="lastCol">
      <w:rPr>
        <w:b/>
        <w:color w:val="404040"/>
      </w:rPr>
      <w:tblPr/>
    </w:tblStylePr>
    <w:tblStylePr w:type="band1Vert">
      <w:rPr>
        <w:color w:val="404040"/>
        <w:sz w:val="22"/>
      </w:rPr>
      <w:tblPr/>
      <w:tcPr>
        <w:shd w:val="clear" w:color="CBCBCB" w:fill="CBCBCB" w:themeFill="text1" w:themeFillTint="34"/>
      </w:tcPr>
    </w:tblStylePr>
    <w:tblStylePr w:type="band1Horz">
      <w:rPr>
        <w:color w:val="404040"/>
        <w:sz w:val="22"/>
      </w:rPr>
      <w:tblPr/>
      <w:tcPr>
        <w:shd w:val="clear" w:color="CBCBCB" w:fill="CBCBCB" w:themeFill="text1" w:themeFillTint="34"/>
      </w:tcPr>
    </w:tblStylePr>
  </w:style>
  <w:style w:type="table" w:customStyle="1" w:styleId="GridTable2-Accent1">
    <w:name w:val="Grid Table 2 - Accent 1"/>
    <w:basedOn w:val="Tabelanormal"/>
    <w:uiPriority w:val="99"/>
    <w:tblPr>
      <w:tblStyleRowBandSize w:val="1"/>
      <w:tblStyleColBandSize w:val="1"/>
      <w:tblBorders>
        <w:bottom w:val="single" w:color="5D8AC2" w:themeColor="accent1" w:themeTint="ea" w:sz="4" w:space="0"/>
        <w:insideH w:val="single" w:color="5D8AC2" w:themeColor="accent1" w:themeTint="ea" w:sz="4" w:space="0"/>
        <w:insideV w:val="single" w:color="5D8AC2" w:themeColor="accent1" w:themeTint="ea" w:sz="4" w:space="0"/>
      </w:tblBorders>
    </w:tblPr>
    <w:tblStylePr w:type="firstRow">
      <w:rPr>
        <w:b/>
        <w:color w:val="404040"/>
      </w:rPr>
      <w:tblPr/>
      <w:tcPr>
        <w:tcBorders>
          <w:top w:val="none" w:color="000000" w:sz="4" w:space="0"/>
          <w:left w:val="none" w:color="000000" w:sz="4" w:space="0"/>
          <w:bottom w:val="single" w:color="5D8AC2" w:themeColor="accent1" w:sz="12" w:space="0"/>
          <w:right w:val="none" w:color="000000" w:sz="4" w:space="0"/>
        </w:tcBorders>
        <w:shd w:val="clear" w:color="FFFFFF" w:fill="auto"/>
      </w:tcPr>
    </w:tblStylePr>
    <w:tblStylePr w:type="lastRow">
      <w:rPr>
        <w:b/>
        <w:color w:val="404040"/>
      </w:rPr>
      <w:tblPr/>
      <w:tcPr>
        <w:tcBorders>
          <w:top w:val="single" w:color="5D8AC2" w:themeColor="accent1" w:sz="4" w:space="0"/>
          <w:left w:val="none" w:color="000000" w:sz="4" w:space="0"/>
          <w:bottom w:val="none" w:color="000000" w:sz="4" w:space="0"/>
          <w:right w:val="none" w:color="000000" w:sz="4" w:space="0"/>
        </w:tcBorders>
        <w:shd w:val="clear" w:color="FFFFFF" w:fill="auto"/>
      </w:tcPr>
    </w:tblStylePr>
    <w:tblStylePr w:type="firstCol">
      <w:rPr>
        <w:b/>
        <w:color w:val="404040"/>
      </w:rPr>
      <w:tblPr/>
    </w:tblStylePr>
    <w:tblStylePr w:type="lastCol">
      <w:rPr>
        <w:b/>
        <w:color w:val="404040"/>
      </w:rPr>
      <w:tblPr/>
    </w:tblStylePr>
    <w:tblStylePr w:type="band1Vert">
      <w:rPr>
        <w:color w:val="404040"/>
        <w:sz w:val="22"/>
      </w:rPr>
      <w:tblPr/>
      <w:tcPr>
        <w:shd w:val="clear" w:color="DAE5F1" w:fill="DAE5F1" w:themeFill="accent1" w:themeFillTint="34"/>
      </w:tcPr>
    </w:tblStylePr>
    <w:tblStylePr w:type="band1Horz">
      <w:rPr>
        <w:color w:val="404040"/>
        <w:sz w:val="22"/>
      </w:rPr>
      <w:tblPr/>
      <w:tcPr>
        <w:shd w:val="clear" w:color="DAE5F1" w:fill="DAE5F1" w:themeFill="accent1" w:themeFillTint="34"/>
      </w:tcPr>
    </w:tblStylePr>
  </w:style>
  <w:style w:type="table" w:customStyle="1" w:styleId="GridTable2-Accent2">
    <w:name w:val="Grid Table 2 - Accent 2"/>
    <w:basedOn w:val="Tabelanormal"/>
    <w:uiPriority w:val="99"/>
    <w:tblPr>
      <w:tblStyleRowBandSize w:val="1"/>
      <w:tblStyleColBandSize w:val="1"/>
      <w:tblBorders>
        <w:bottom w:val="single" w:color="D99695" w:themeColor="accent2" w:themeTint="97" w:sz="4" w:space="0"/>
        <w:insideH w:val="single" w:color="D99695" w:themeColor="accent2" w:themeTint="97" w:sz="4" w:space="0"/>
        <w:insideV w:val="single" w:color="D99695" w:themeColor="accent2" w:themeTint="97" w:sz="4" w:space="0"/>
      </w:tblBorders>
    </w:tblPr>
    <w:tblStylePr w:type="firstRow">
      <w:rPr>
        <w:b/>
        <w:color w:val="404040"/>
      </w:rPr>
      <w:tblPr/>
      <w:tcPr>
        <w:tcBorders>
          <w:top w:val="none" w:color="000000" w:sz="4" w:space="0"/>
          <w:left w:val="none" w:color="000000" w:sz="4" w:space="0"/>
          <w:bottom w:val="single" w:color="D99695" w:themeColor="accent2" w:sz="12" w:space="0"/>
          <w:right w:val="none" w:color="000000" w:sz="4" w:space="0"/>
        </w:tcBorders>
        <w:shd w:val="clear" w:color="FFFFFF" w:fill="auto"/>
      </w:tcPr>
    </w:tblStylePr>
    <w:tblStylePr w:type="lastRow">
      <w:rPr>
        <w:b/>
        <w:color w:val="404040"/>
      </w:rPr>
      <w:tblPr/>
      <w:tcPr>
        <w:tcBorders>
          <w:top w:val="single" w:color="D99695" w:themeColor="accent2" w:sz="4" w:space="0"/>
          <w:left w:val="none" w:color="000000" w:sz="4" w:space="0"/>
          <w:bottom w:val="none" w:color="000000" w:sz="4" w:space="0"/>
          <w:right w:val="none" w:color="000000" w:sz="4" w:space="0"/>
        </w:tcBorders>
        <w:shd w:val="clear" w:color="FFFFFF" w:fill="auto"/>
      </w:tcPr>
    </w:tblStylePr>
    <w:tblStylePr w:type="firstCol">
      <w:rPr>
        <w:b/>
        <w:color w:val="404040"/>
      </w:rPr>
      <w:tblPr/>
    </w:tblStylePr>
    <w:tblStylePr w:type="lastCol">
      <w:rPr>
        <w:b/>
        <w:color w:val="404040"/>
      </w:rPr>
      <w:tblPr/>
    </w:tblStylePr>
    <w:tblStylePr w:type="band1Vert">
      <w:rPr>
        <w:color w:val="404040"/>
        <w:sz w:val="22"/>
      </w:rPr>
      <w:tblPr/>
      <w:tcPr>
        <w:shd w:val="clear" w:color="F2DCDC" w:fill="F2DCDC" w:themeFill="accent2" w:themeFillTint="32"/>
      </w:tcPr>
    </w:tblStylePr>
    <w:tblStylePr w:type="band1Horz">
      <w:rPr>
        <w:color w:val="404040"/>
        <w:sz w:val="22"/>
      </w:rPr>
      <w:tblPr/>
      <w:tcPr>
        <w:shd w:val="clear" w:color="F2DCDC" w:fill="F2DCDC" w:themeFill="accent2" w:themeFillTint="32"/>
      </w:tcPr>
    </w:tblStylePr>
  </w:style>
  <w:style w:type="table" w:customStyle="1" w:styleId="GridTable2-Accent3">
    <w:name w:val="Grid Table 2 - Accent 3"/>
    <w:basedOn w:val="Tabelanormal"/>
    <w:uiPriority w:val="99"/>
    <w:tblPr>
      <w:tblStyleRowBandSize w:val="1"/>
      <w:tblStyleColBandSize w:val="1"/>
      <w:tblBorders>
        <w:bottom w:val="single" w:color="9ABB59" w:themeColor="accent3" w:themeTint="fe" w:sz="4" w:space="0"/>
        <w:insideH w:val="single" w:color="9ABB59" w:themeColor="accent3" w:themeTint="fe" w:sz="4" w:space="0"/>
        <w:insideV w:val="single" w:color="9ABB59" w:themeColor="accent3" w:themeTint="fe" w:sz="4" w:space="0"/>
      </w:tblBorders>
    </w:tblPr>
    <w:tblStylePr w:type="firstRow">
      <w:rPr>
        <w:b/>
        <w:color w:val="404040"/>
      </w:rPr>
      <w:tblPr/>
      <w:tcPr>
        <w:tcBorders>
          <w:top w:val="none" w:color="000000" w:sz="4" w:space="0"/>
          <w:left w:val="none" w:color="000000" w:sz="4" w:space="0"/>
          <w:bottom w:val="single" w:color="9ABB59" w:themeColor="accent3" w:sz="12" w:space="0"/>
          <w:right w:val="none" w:color="000000" w:sz="4" w:space="0"/>
        </w:tcBorders>
        <w:shd w:val="clear" w:color="FFFFFF" w:fill="auto"/>
      </w:tcPr>
    </w:tblStylePr>
    <w:tblStylePr w:type="lastRow">
      <w:rPr>
        <w:b/>
        <w:color w:val="404040"/>
      </w:rPr>
      <w:tblPr/>
      <w:tcPr>
        <w:tcBorders>
          <w:top w:val="single" w:color="9ABB59" w:themeColor="accent3" w:sz="4" w:space="0"/>
          <w:left w:val="none" w:color="000000" w:sz="4" w:space="0"/>
          <w:bottom w:val="none" w:color="000000" w:sz="4" w:space="0"/>
          <w:right w:val="none" w:color="000000" w:sz="4" w:space="0"/>
        </w:tcBorders>
        <w:shd w:val="clear" w:color="FFFFFF" w:fill="auto"/>
      </w:tcPr>
    </w:tblStylePr>
    <w:tblStylePr w:type="firstCol">
      <w:rPr>
        <w:b/>
        <w:color w:val="404040"/>
      </w:rPr>
      <w:tblPr/>
    </w:tblStylePr>
    <w:tblStylePr w:type="lastCol">
      <w:rPr>
        <w:b/>
        <w:color w:val="404040"/>
      </w:rPr>
      <w:tblPr/>
    </w:tblStylePr>
    <w:tblStylePr w:type="band1Vert">
      <w:rPr>
        <w:color w:val="404040"/>
        <w:sz w:val="22"/>
      </w:rPr>
      <w:tblPr/>
      <w:tcPr>
        <w:shd w:val="clear" w:color="EAF1DC" w:fill="EAF1DC" w:themeFill="accent3" w:themeFillTint="34"/>
      </w:tcPr>
    </w:tblStylePr>
    <w:tblStylePr w:type="band1Horz">
      <w:rPr>
        <w:color w:val="404040"/>
        <w:sz w:val="22"/>
      </w:rPr>
      <w:tblPr/>
      <w:tcPr>
        <w:shd w:val="clear" w:color="EAF1DC" w:fill="EAF1DC" w:themeFill="accent3" w:themeFillTint="34"/>
      </w:tcPr>
    </w:tblStylePr>
  </w:style>
  <w:style w:type="table" w:customStyle="1" w:styleId="GridTable2-Accent4">
    <w:name w:val="Grid Table 2 - Accent 4"/>
    <w:basedOn w:val="Tabelanormal"/>
    <w:uiPriority w:val="99"/>
    <w:tblPr>
      <w:tblStyleRowBandSize w:val="1"/>
      <w:tblStyleColBandSize w:val="1"/>
      <w:tblBorders>
        <w:bottom w:val="single" w:color="B2A1C6" w:themeColor="accent4" w:themeTint="9a" w:sz="4" w:space="0"/>
        <w:insideH w:val="single" w:color="B2A1C6" w:themeColor="accent4" w:themeTint="9a" w:sz="4" w:space="0"/>
        <w:insideV w:val="single" w:color="B2A1C6" w:themeColor="accent4" w:themeTint="9a" w:sz="4" w:space="0"/>
      </w:tblBorders>
    </w:tblPr>
    <w:tblStylePr w:type="firstRow">
      <w:rPr>
        <w:b/>
        <w:color w:val="404040"/>
      </w:rPr>
      <w:tblPr/>
      <w:tcPr>
        <w:tcBorders>
          <w:top w:val="none" w:color="000000" w:sz="4" w:space="0"/>
          <w:left w:val="none" w:color="000000" w:sz="4" w:space="0"/>
          <w:bottom w:val="single" w:color="B2A1C6" w:themeColor="accent4" w:sz="12" w:space="0"/>
          <w:right w:val="none" w:color="000000" w:sz="4" w:space="0"/>
        </w:tcBorders>
        <w:shd w:val="clear" w:color="FFFFFF" w:fill="auto"/>
      </w:tcPr>
    </w:tblStylePr>
    <w:tblStylePr w:type="lastRow">
      <w:rPr>
        <w:b/>
        <w:color w:val="404040"/>
      </w:rPr>
      <w:tblPr/>
      <w:tcPr>
        <w:tcBorders>
          <w:top w:val="single" w:color="B2A1C6" w:themeColor="accent4" w:sz="4" w:space="0"/>
          <w:left w:val="none" w:color="000000" w:sz="4" w:space="0"/>
          <w:bottom w:val="none" w:color="000000" w:sz="4" w:space="0"/>
          <w:right w:val="none" w:color="000000" w:sz="4" w:space="0"/>
        </w:tcBorders>
        <w:shd w:val="clear" w:color="FFFFFF" w:fill="auto"/>
      </w:tcPr>
    </w:tblStylePr>
    <w:tblStylePr w:type="firstCol">
      <w:rPr>
        <w:b/>
        <w:color w:val="404040"/>
      </w:rPr>
      <w:tblPr/>
    </w:tblStylePr>
    <w:tblStylePr w:type="lastCol">
      <w:rPr>
        <w:b/>
        <w:color w:val="404040"/>
      </w:rPr>
      <w:tblPr/>
    </w:tblStylePr>
    <w:tblStylePr w:type="band1Vert">
      <w:rPr>
        <w:color w:val="404040"/>
        <w:sz w:val="22"/>
      </w:rPr>
      <w:tblPr/>
      <w:tcPr>
        <w:shd w:val="clear" w:color="E5DFEC" w:fill="E5DFEC" w:themeFill="accent4" w:themeFillTint="34"/>
      </w:tcPr>
    </w:tblStylePr>
    <w:tblStylePr w:type="band1Horz">
      <w:rPr>
        <w:color w:val="404040"/>
        <w:sz w:val="22"/>
      </w:rPr>
      <w:tblPr/>
      <w:tcPr>
        <w:shd w:val="clear" w:color="E5DFEC" w:fill="E5DFEC" w:themeFill="accent4" w:themeFillTint="34"/>
      </w:tcPr>
    </w:tblStylePr>
  </w:style>
  <w:style w:type="table" w:customStyle="1" w:styleId="GridTable2-Accent5">
    <w:name w:val="Grid Table 2 - Accent 5"/>
    <w:basedOn w:val="Tabelanormal"/>
    <w:uiPriority w:val="99"/>
    <w:tblPr>
      <w:tblStyleRowBandSize w:val="1"/>
      <w:tblStyleColBandSize w:val="1"/>
      <w:tblBorders>
        <w:bottom w:val="single" w:color="4BACC6" w:themeColor="accent5" w:sz="4" w:space="0"/>
        <w:insideH w:val="single" w:color="4BACC6" w:themeColor="accent5" w:sz="4" w:space="0"/>
        <w:insideV w:val="single" w:color="4BACC6" w:themeColor="accent5" w:sz="4" w:space="0"/>
      </w:tblBorders>
    </w:tblPr>
    <w:tblStylePr w:type="firstRow">
      <w:rPr>
        <w:b/>
        <w:color w:val="404040"/>
      </w:rPr>
      <w:tblPr/>
      <w:tcPr>
        <w:tcBorders>
          <w:top w:val="none" w:color="000000" w:sz="4" w:space="0"/>
          <w:left w:val="none" w:color="000000" w:sz="4" w:space="0"/>
          <w:bottom w:val="single" w:color="4BACC6" w:themeColor="accent5" w:sz="12" w:space="0"/>
          <w:right w:val="none" w:color="000000" w:sz="4" w:space="0"/>
        </w:tcBorders>
        <w:shd w:val="clear" w:color="FFFFFF" w:fill="auto"/>
      </w:tcPr>
    </w:tblStylePr>
    <w:tblStylePr w:type="lastRow">
      <w:rPr>
        <w:b/>
        <w:color w:val="404040"/>
      </w:rPr>
      <w:tblPr/>
      <w:tcPr>
        <w:tcBorders>
          <w:top w:val="single" w:color="4BACC6" w:themeColor="accent5" w:sz="4" w:space="0"/>
          <w:left w:val="none" w:color="000000" w:sz="4" w:space="0"/>
          <w:bottom w:val="none" w:color="000000" w:sz="4" w:space="0"/>
          <w:right w:val="none" w:color="000000" w:sz="4" w:space="0"/>
        </w:tcBorders>
        <w:shd w:val="clear" w:color="FFFFFF" w:fill="auto"/>
      </w:tcPr>
    </w:tblStylePr>
    <w:tblStylePr w:type="firstCol">
      <w:rPr>
        <w:b/>
        <w:color w:val="404040"/>
      </w:rPr>
      <w:tblPr/>
    </w:tblStylePr>
    <w:tblStylePr w:type="lastCol">
      <w:rPr>
        <w:b/>
        <w:color w:val="404040"/>
      </w:rPr>
      <w:tblPr/>
    </w:tblStylePr>
    <w:tblStylePr w:type="band1Vert">
      <w:rPr>
        <w:color w:val="404040"/>
        <w:sz w:val="22"/>
      </w:rPr>
      <w:tblPr/>
      <w:tcPr>
        <w:shd w:val="clear" w:color="DAEEF3" w:fill="DAEEF3" w:themeFill="accent5" w:themeFillTint="34"/>
      </w:tcPr>
    </w:tblStylePr>
    <w:tblStylePr w:type="band1Horz">
      <w:rPr>
        <w:color w:val="404040"/>
        <w:sz w:val="22"/>
      </w:rPr>
      <w:tblPr/>
      <w:tcPr>
        <w:shd w:val="clear" w:color="DAEEF3" w:fill="DAEEF3" w:themeFill="accent5" w:themeFillTint="34"/>
      </w:tcPr>
    </w:tblStylePr>
  </w:style>
  <w:style w:type="table" w:customStyle="1" w:styleId="GridTable2-Accent6">
    <w:name w:val="Grid Table 2 - Accent 6"/>
    <w:basedOn w:val="Tabelanormal"/>
    <w:uiPriority w:val="99"/>
    <w:tblPr>
      <w:tblStyleRowBandSize w:val="1"/>
      <w:tblStyleColBandSize w:val="1"/>
      <w:tblBorders>
        <w:bottom w:val="single" w:color="F79646" w:themeColor="accent6" w:sz="4" w:space="0"/>
        <w:insideH w:val="single" w:color="F79646" w:themeColor="accent6" w:sz="4" w:space="0"/>
        <w:insideV w:val="single" w:color="F79646" w:themeColor="accent6" w:sz="4" w:space="0"/>
      </w:tblBorders>
    </w:tblPr>
    <w:tblStylePr w:type="firstRow">
      <w:rPr>
        <w:b/>
        <w:color w:val="404040"/>
      </w:rPr>
      <w:tblPr/>
      <w:tcPr>
        <w:tcBorders>
          <w:top w:val="none" w:color="000000" w:sz="4" w:space="0"/>
          <w:left w:val="none" w:color="000000" w:sz="4" w:space="0"/>
          <w:bottom w:val="single" w:color="F79646" w:themeColor="accent6" w:sz="12" w:space="0"/>
          <w:right w:val="none" w:color="000000" w:sz="4" w:space="0"/>
        </w:tcBorders>
        <w:shd w:val="clear" w:color="FFFFFF" w:fill="auto"/>
      </w:tcPr>
    </w:tblStylePr>
    <w:tblStylePr w:type="lastRow">
      <w:rPr>
        <w:b/>
        <w:color w:val="404040"/>
      </w:rPr>
      <w:tblPr/>
      <w:tcPr>
        <w:tcBorders>
          <w:top w:val="single" w:color="F79646" w:themeColor="accent6" w:sz="4" w:space="0"/>
          <w:left w:val="none" w:color="000000" w:sz="4" w:space="0"/>
          <w:bottom w:val="none" w:color="000000" w:sz="4" w:space="0"/>
          <w:right w:val="none" w:color="000000" w:sz="4" w:space="0"/>
        </w:tcBorders>
        <w:shd w:val="clear" w:color="FFFFFF" w:fill="auto"/>
      </w:tcPr>
    </w:tblStylePr>
    <w:tblStylePr w:type="firstCol">
      <w:rPr>
        <w:b/>
        <w:color w:val="404040"/>
      </w:rPr>
      <w:tblPr/>
    </w:tblStylePr>
    <w:tblStylePr w:type="lastCol">
      <w:rPr>
        <w:b/>
        <w:color w:val="404040"/>
      </w:rPr>
      <w:tblPr/>
    </w:tblStylePr>
    <w:tblStylePr w:type="band1Vert">
      <w:rPr>
        <w:color w:val="404040"/>
        <w:sz w:val="22"/>
      </w:rPr>
      <w:tblPr/>
      <w:tcPr>
        <w:shd w:val="clear" w:color="FDE9D8" w:fill="FDE9D8" w:themeFill="accent6" w:themeFillTint="34"/>
      </w:tcPr>
    </w:tblStylePr>
    <w:tblStylePr w:type="band1Horz">
      <w:rPr>
        <w:color w:val="404040"/>
        <w:sz w:val="22"/>
      </w:rPr>
      <w:tblPr/>
      <w:tcPr>
        <w:shd w:val="clear" w:color="FDE9D8" w:fill="FDE9D8" w:themeFill="accent6" w:themeFillTint="34"/>
      </w:tcPr>
    </w:tblStylePr>
  </w:style>
  <w:style w:type="table" w:styleId="TabeladeGrade3">
    <w:name w:val="Grid Table 3"/>
    <w:basedOn w:val="Tabelanormal"/>
    <w:uiPriority w:val="99"/>
    <w:tblPr>
      <w:tblStyleRowBandSize w:val="1"/>
      <w:tblStyleColBandSize w:val="1"/>
      <w:tblBorders>
        <w:bottom w:val="single" w:color="6A6A6A" w:themeColor="text1" w:themeTint="95" w:sz="4" w:space="0"/>
        <w:insideH w:val="single" w:color="6A6A6A" w:themeColor="text1" w:themeTint="95" w:sz="4" w:space="0"/>
        <w:insideV w:val="single" w:color="6A6A6A" w:themeColor="text1" w:themeTint="95" w:sz="4" w:space="0"/>
      </w:tblBorders>
    </w:tblPr>
    <w:tblStylePr w:type="firstRow">
      <w:rPr>
        <w:b/>
        <w:color w:val="404040"/>
      </w:rPr>
      <w:tblPr/>
      <w:tcPr>
        <w:tcBorders>
          <w:top w:val="none" w:color="000000" w:sz="4" w:space="0"/>
          <w:left w:val="none" w:color="000000" w:sz="4" w:space="0"/>
          <w:bottom w:val="none" w:color="000000" w:sz="4" w:space="0"/>
          <w:right w:val="none" w:color="000000" w:sz="4" w:space="0"/>
        </w:tcBorders>
        <w:shd w:val="clear" w:color="FFFFFF" w:fill="auto"/>
      </w:tcPr>
    </w:tblStylePr>
    <w:tblStylePr w:type="lastRow">
      <w:rPr>
        <w:b/>
        <w:color w:val="404040"/>
      </w:rPr>
      <w:tblPr/>
      <w:tcPr>
        <w:tcBorders>
          <w:top w:val="none" w:color="000000" w:sz="4" w:space="0"/>
          <w:left w:val="none" w:color="000000" w:sz="4" w:space="0"/>
          <w:bottom w:val="none" w:color="000000" w:sz="4" w:space="0"/>
          <w:right w:val="none" w:color="000000" w:sz="4" w:space="0"/>
        </w:tcBorders>
        <w:shd w:val="clear" w:color="FFFFFF" w:fill="auto"/>
      </w:tcPr>
    </w:tblStylePr>
    <w:tblStylePr w:type="firstCol">
      <w:pPr>
        <w:jc w:val="right"/>
      </w:pPr>
      <w:rPr>
        <w:i/>
        <w:color w:val="404040"/>
      </w:rPr>
      <w:tblPr/>
      <w:tcPr>
        <w:tcBorders>
          <w:top w:val="none" w:color="000000" w:sz="4" w:space="0"/>
          <w:left w:val="none" w:color="000000" w:sz="4" w:space="0"/>
          <w:bottom w:val="none" w:color="000000" w:sz="4" w:space="0"/>
          <w:right w:val="none" w:color="000000" w:sz="4" w:space="0"/>
        </w:tcBorders>
        <w:shd w:val="clear" w:color="FFFFFF" w:fill="auto"/>
      </w:tcPr>
    </w:tblStylePr>
    <w:tblStylePr w:type="lastCol">
      <w:rPr>
        <w:i/>
        <w:color w:val="404040"/>
      </w:rPr>
      <w:tblPr/>
      <w:tcPr>
        <w:tcBorders>
          <w:top w:val="none" w:color="000000" w:sz="4" w:space="0"/>
          <w:left w:val="none" w:color="000000" w:sz="4" w:space="0"/>
          <w:bottom w:val="none" w:color="000000" w:sz="4" w:space="0"/>
          <w:right w:val="none" w:color="000000" w:sz="4" w:space="0"/>
        </w:tcBorders>
        <w:shd w:val="clear" w:color="FFFFFF" w:fill="auto"/>
      </w:tcPr>
    </w:tblStylePr>
    <w:tblStylePr w:type="band1Vert">
      <w:rPr>
        <w:color w:val="404040"/>
        <w:sz w:val="22"/>
      </w:rPr>
      <w:tblPr/>
      <w:tcPr>
        <w:shd w:val="clear" w:color="CBCBCB" w:fill="CBCBCB" w:themeFill="text1" w:themeFillTint="34"/>
      </w:tcPr>
    </w:tblStylePr>
    <w:tblStylePr w:type="band1Horz">
      <w:rPr>
        <w:color w:val="404040"/>
        <w:sz w:val="22"/>
      </w:rPr>
      <w:tblPr/>
      <w:tcPr>
        <w:shd w:val="clear" w:color="CBCBCB" w:fill="CBCBCB" w:themeFill="text1" w:themeFillTint="34"/>
      </w:tcPr>
    </w:tblStylePr>
  </w:style>
  <w:style w:type="table" w:customStyle="1" w:styleId="GridTable3-Accent1">
    <w:name w:val="Grid Table 3 - Accent 1"/>
    <w:basedOn w:val="Tabelanormal"/>
    <w:uiPriority w:val="99"/>
    <w:tblPr>
      <w:tblStyleRowBandSize w:val="1"/>
      <w:tblStyleColBandSize w:val="1"/>
      <w:tblBorders>
        <w:bottom w:val="single" w:color="5D8AC2" w:themeColor="accent1" w:themeTint="ea" w:sz="4" w:space="0"/>
        <w:insideH w:val="single" w:color="5D8AC2" w:themeColor="accent1" w:themeTint="ea" w:sz="4" w:space="0"/>
        <w:insideV w:val="single" w:color="5D8AC2" w:themeColor="accent1" w:themeTint="ea" w:sz="4" w:space="0"/>
      </w:tblBorders>
    </w:tblPr>
    <w:tblStylePr w:type="firstRow">
      <w:rPr>
        <w:b/>
        <w:color w:val="404040"/>
      </w:rPr>
      <w:tblPr/>
      <w:tcPr>
        <w:tcBorders>
          <w:top w:val="none" w:color="000000" w:sz="4" w:space="0"/>
          <w:left w:val="none" w:color="000000" w:sz="4" w:space="0"/>
          <w:bottom w:val="none" w:color="000000" w:sz="4" w:space="0"/>
          <w:right w:val="none" w:color="000000" w:sz="4" w:space="0"/>
        </w:tcBorders>
        <w:shd w:val="clear" w:color="FFFFFF" w:fill="auto"/>
      </w:tcPr>
    </w:tblStylePr>
    <w:tblStylePr w:type="lastRow">
      <w:rPr>
        <w:b/>
        <w:color w:val="404040"/>
      </w:rPr>
      <w:tblPr/>
      <w:tcPr>
        <w:tcBorders>
          <w:top w:val="none" w:color="000000" w:sz="4" w:space="0"/>
          <w:left w:val="none" w:color="000000" w:sz="4" w:space="0"/>
          <w:bottom w:val="none" w:color="000000" w:sz="4" w:space="0"/>
          <w:right w:val="none" w:color="000000" w:sz="4" w:space="0"/>
        </w:tcBorders>
        <w:shd w:val="clear" w:color="FFFFFF" w:fill="auto"/>
      </w:tcPr>
    </w:tblStylePr>
    <w:tblStylePr w:type="firstCol">
      <w:pPr>
        <w:jc w:val="right"/>
      </w:pPr>
      <w:rPr>
        <w:i/>
        <w:color w:val="404040"/>
      </w:rPr>
      <w:tblPr/>
      <w:tcPr>
        <w:tcBorders>
          <w:top w:val="none" w:color="000000" w:sz="4" w:space="0"/>
          <w:left w:val="none" w:color="000000" w:sz="4" w:space="0"/>
          <w:bottom w:val="none" w:color="000000" w:sz="4" w:space="0"/>
          <w:right w:val="none" w:color="000000" w:sz="4" w:space="0"/>
        </w:tcBorders>
        <w:shd w:val="clear" w:color="FFFFFF" w:fill="auto"/>
      </w:tcPr>
    </w:tblStylePr>
    <w:tblStylePr w:type="lastCol">
      <w:rPr>
        <w:i/>
        <w:color w:val="404040"/>
      </w:rPr>
      <w:tblPr/>
      <w:tcPr>
        <w:tcBorders>
          <w:top w:val="none" w:color="000000" w:sz="4" w:space="0"/>
          <w:left w:val="none" w:color="000000" w:sz="4" w:space="0"/>
          <w:bottom w:val="none" w:color="000000" w:sz="4" w:space="0"/>
          <w:right w:val="none" w:color="000000" w:sz="4" w:space="0"/>
        </w:tcBorders>
        <w:shd w:val="clear" w:color="FFFFFF" w:fill="auto"/>
      </w:tcPr>
    </w:tblStylePr>
    <w:tblStylePr w:type="band1Vert">
      <w:rPr>
        <w:color w:val="404040"/>
        <w:sz w:val="22"/>
      </w:rPr>
      <w:tblPr/>
      <w:tcPr>
        <w:shd w:val="clear" w:color="DAE5F1" w:fill="DAE5F1" w:themeFill="accent1" w:themeFillTint="34"/>
      </w:tcPr>
    </w:tblStylePr>
    <w:tblStylePr w:type="band1Horz">
      <w:rPr>
        <w:color w:val="404040"/>
        <w:sz w:val="22"/>
      </w:rPr>
      <w:tblPr/>
      <w:tcPr>
        <w:shd w:val="clear" w:color="DAE5F1" w:fill="DAE5F1" w:themeFill="accent1" w:themeFillTint="34"/>
      </w:tcPr>
    </w:tblStylePr>
  </w:style>
  <w:style w:type="table" w:customStyle="1" w:styleId="GridTable3-Accent2">
    <w:name w:val="Grid Table 3 - Accent 2"/>
    <w:basedOn w:val="Tabelanormal"/>
    <w:uiPriority w:val="99"/>
    <w:tblPr>
      <w:tblStyleRowBandSize w:val="1"/>
      <w:tblStyleColBandSize w:val="1"/>
      <w:tblBorders>
        <w:bottom w:val="single" w:color="D99695" w:themeColor="accent2" w:themeTint="97" w:sz="4" w:space="0"/>
        <w:insideH w:val="single" w:color="D99695" w:themeColor="accent2" w:themeTint="97" w:sz="4" w:space="0"/>
        <w:insideV w:val="single" w:color="D99695" w:themeColor="accent2" w:themeTint="97" w:sz="4" w:space="0"/>
      </w:tblBorders>
    </w:tblPr>
    <w:tblStylePr w:type="firstRow">
      <w:rPr>
        <w:b/>
        <w:color w:val="404040"/>
      </w:rPr>
      <w:tblPr/>
      <w:tcPr>
        <w:tcBorders>
          <w:top w:val="none" w:color="000000" w:sz="4" w:space="0"/>
          <w:left w:val="none" w:color="000000" w:sz="4" w:space="0"/>
          <w:bottom w:val="none" w:color="000000" w:sz="4" w:space="0"/>
          <w:right w:val="none" w:color="000000" w:sz="4" w:space="0"/>
        </w:tcBorders>
        <w:shd w:val="clear" w:color="FFFFFF" w:fill="auto"/>
      </w:tcPr>
    </w:tblStylePr>
    <w:tblStylePr w:type="lastRow">
      <w:rPr>
        <w:b/>
        <w:color w:val="404040"/>
      </w:rPr>
      <w:tblPr/>
      <w:tcPr>
        <w:tcBorders>
          <w:top w:val="none" w:color="000000" w:sz="4" w:space="0"/>
          <w:left w:val="none" w:color="000000" w:sz="4" w:space="0"/>
          <w:bottom w:val="none" w:color="000000" w:sz="4" w:space="0"/>
          <w:right w:val="none" w:color="000000" w:sz="4" w:space="0"/>
        </w:tcBorders>
        <w:shd w:val="clear" w:color="FFFFFF" w:fill="auto"/>
      </w:tcPr>
    </w:tblStylePr>
    <w:tblStylePr w:type="firstCol">
      <w:pPr>
        <w:jc w:val="right"/>
      </w:pPr>
      <w:rPr>
        <w:i/>
        <w:color w:val="404040"/>
      </w:rPr>
      <w:tblPr/>
      <w:tcPr>
        <w:tcBorders>
          <w:top w:val="none" w:color="000000" w:sz="4" w:space="0"/>
          <w:left w:val="none" w:color="000000" w:sz="4" w:space="0"/>
          <w:bottom w:val="none" w:color="000000" w:sz="4" w:space="0"/>
          <w:right w:val="none" w:color="000000" w:sz="4" w:space="0"/>
        </w:tcBorders>
        <w:shd w:val="clear" w:color="FFFFFF" w:fill="auto"/>
      </w:tcPr>
    </w:tblStylePr>
    <w:tblStylePr w:type="lastCol">
      <w:rPr>
        <w:i/>
        <w:color w:val="404040"/>
      </w:rPr>
      <w:tblPr/>
      <w:tcPr>
        <w:tcBorders>
          <w:top w:val="none" w:color="000000" w:sz="4" w:space="0"/>
          <w:left w:val="none" w:color="000000" w:sz="4" w:space="0"/>
          <w:bottom w:val="none" w:color="000000" w:sz="4" w:space="0"/>
          <w:right w:val="none" w:color="000000" w:sz="4" w:space="0"/>
        </w:tcBorders>
        <w:shd w:val="clear" w:color="FFFFFF" w:fill="auto"/>
      </w:tcPr>
    </w:tblStylePr>
    <w:tblStylePr w:type="band1Vert">
      <w:rPr>
        <w:color w:val="404040"/>
        <w:sz w:val="22"/>
      </w:rPr>
      <w:tblPr/>
      <w:tcPr>
        <w:shd w:val="clear" w:color="F2DCDC" w:fill="F2DCDC" w:themeFill="accent2" w:themeFillTint="32"/>
      </w:tcPr>
    </w:tblStylePr>
    <w:tblStylePr w:type="band1Horz">
      <w:rPr>
        <w:color w:val="404040"/>
        <w:sz w:val="22"/>
      </w:rPr>
      <w:tblPr/>
      <w:tcPr>
        <w:shd w:val="clear" w:color="F2DCDC" w:fill="F2DCDC" w:themeFill="accent2" w:themeFillTint="32"/>
      </w:tcPr>
    </w:tblStylePr>
  </w:style>
  <w:style w:type="table" w:customStyle="1" w:styleId="GridTable3-Accent3">
    <w:name w:val="Grid Table 3 - Accent 3"/>
    <w:basedOn w:val="Tabelanormal"/>
    <w:uiPriority w:val="99"/>
    <w:tblPr>
      <w:tblStyleRowBandSize w:val="1"/>
      <w:tblStyleColBandSize w:val="1"/>
      <w:tblBorders>
        <w:bottom w:val="single" w:color="9ABB59" w:themeColor="accent3" w:themeTint="fe" w:sz="4" w:space="0"/>
        <w:insideH w:val="single" w:color="9ABB59" w:themeColor="accent3" w:themeTint="fe" w:sz="4" w:space="0"/>
        <w:insideV w:val="single" w:color="9ABB59" w:themeColor="accent3" w:themeTint="fe" w:sz="4" w:space="0"/>
      </w:tblBorders>
    </w:tblPr>
    <w:tblStylePr w:type="firstRow">
      <w:rPr>
        <w:b/>
        <w:color w:val="404040"/>
      </w:rPr>
      <w:tblPr/>
      <w:tcPr>
        <w:tcBorders>
          <w:top w:val="none" w:color="000000" w:sz="4" w:space="0"/>
          <w:left w:val="none" w:color="000000" w:sz="4" w:space="0"/>
          <w:bottom w:val="none" w:color="000000" w:sz="4" w:space="0"/>
          <w:right w:val="none" w:color="000000" w:sz="4" w:space="0"/>
        </w:tcBorders>
        <w:shd w:val="clear" w:color="FFFFFF" w:fill="auto"/>
      </w:tcPr>
    </w:tblStylePr>
    <w:tblStylePr w:type="lastRow">
      <w:rPr>
        <w:b/>
        <w:color w:val="404040"/>
      </w:rPr>
      <w:tblPr/>
      <w:tcPr>
        <w:tcBorders>
          <w:top w:val="none" w:color="000000" w:sz="4" w:space="0"/>
          <w:left w:val="none" w:color="000000" w:sz="4" w:space="0"/>
          <w:bottom w:val="none" w:color="000000" w:sz="4" w:space="0"/>
          <w:right w:val="none" w:color="000000" w:sz="4" w:space="0"/>
        </w:tcBorders>
        <w:shd w:val="clear" w:color="FFFFFF" w:fill="auto"/>
      </w:tcPr>
    </w:tblStylePr>
    <w:tblStylePr w:type="firstCol">
      <w:pPr>
        <w:jc w:val="right"/>
      </w:pPr>
      <w:rPr>
        <w:i/>
        <w:color w:val="404040"/>
      </w:rPr>
      <w:tblPr/>
      <w:tcPr>
        <w:tcBorders>
          <w:top w:val="none" w:color="000000" w:sz="4" w:space="0"/>
          <w:left w:val="none" w:color="000000" w:sz="4" w:space="0"/>
          <w:bottom w:val="none" w:color="000000" w:sz="4" w:space="0"/>
          <w:right w:val="none" w:color="000000" w:sz="4" w:space="0"/>
        </w:tcBorders>
        <w:shd w:val="clear" w:color="FFFFFF" w:fill="auto"/>
      </w:tcPr>
    </w:tblStylePr>
    <w:tblStylePr w:type="lastCol">
      <w:rPr>
        <w:i/>
        <w:color w:val="404040"/>
      </w:rPr>
      <w:tblPr/>
      <w:tcPr>
        <w:tcBorders>
          <w:top w:val="none" w:color="000000" w:sz="4" w:space="0"/>
          <w:left w:val="none" w:color="000000" w:sz="4" w:space="0"/>
          <w:bottom w:val="none" w:color="000000" w:sz="4" w:space="0"/>
          <w:right w:val="none" w:color="000000" w:sz="4" w:space="0"/>
        </w:tcBorders>
        <w:shd w:val="clear" w:color="FFFFFF" w:fill="auto"/>
      </w:tcPr>
    </w:tblStylePr>
    <w:tblStylePr w:type="band1Vert">
      <w:rPr>
        <w:color w:val="404040"/>
        <w:sz w:val="22"/>
      </w:rPr>
      <w:tblPr/>
      <w:tcPr>
        <w:shd w:val="clear" w:color="EAF1DC" w:fill="EAF1DC" w:themeFill="accent3" w:themeFillTint="34"/>
      </w:tcPr>
    </w:tblStylePr>
    <w:tblStylePr w:type="band1Horz">
      <w:rPr>
        <w:color w:val="404040"/>
        <w:sz w:val="22"/>
      </w:rPr>
      <w:tblPr/>
      <w:tcPr>
        <w:shd w:val="clear" w:color="EAF1DC" w:fill="EAF1DC" w:themeFill="accent3" w:themeFillTint="34"/>
      </w:tcPr>
    </w:tblStylePr>
  </w:style>
  <w:style w:type="table" w:customStyle="1" w:styleId="GridTable3-Accent4">
    <w:name w:val="Grid Table 3 - Accent 4"/>
    <w:basedOn w:val="Tabelanormal"/>
    <w:uiPriority w:val="99"/>
    <w:tblPr>
      <w:tblStyleRowBandSize w:val="1"/>
      <w:tblStyleColBandSize w:val="1"/>
      <w:tblBorders>
        <w:bottom w:val="single" w:color="B2A1C6" w:themeColor="accent4" w:themeTint="9a" w:sz="4" w:space="0"/>
        <w:insideH w:val="single" w:color="B2A1C6" w:themeColor="accent4" w:themeTint="9a" w:sz="4" w:space="0"/>
        <w:insideV w:val="single" w:color="B2A1C6" w:themeColor="accent4" w:themeTint="9a" w:sz="4" w:space="0"/>
      </w:tblBorders>
    </w:tblPr>
    <w:tblStylePr w:type="firstRow">
      <w:rPr>
        <w:b/>
        <w:color w:val="404040"/>
      </w:rPr>
      <w:tblPr/>
      <w:tcPr>
        <w:tcBorders>
          <w:top w:val="none" w:color="000000" w:sz="4" w:space="0"/>
          <w:left w:val="none" w:color="000000" w:sz="4" w:space="0"/>
          <w:bottom w:val="none" w:color="000000" w:sz="4" w:space="0"/>
          <w:right w:val="none" w:color="000000" w:sz="4" w:space="0"/>
        </w:tcBorders>
        <w:shd w:val="clear" w:color="FFFFFF" w:fill="auto"/>
      </w:tcPr>
    </w:tblStylePr>
    <w:tblStylePr w:type="lastRow">
      <w:rPr>
        <w:b/>
        <w:color w:val="404040"/>
      </w:rPr>
      <w:tblPr/>
      <w:tcPr>
        <w:tcBorders>
          <w:top w:val="none" w:color="000000" w:sz="4" w:space="0"/>
          <w:left w:val="none" w:color="000000" w:sz="4" w:space="0"/>
          <w:bottom w:val="none" w:color="000000" w:sz="4" w:space="0"/>
          <w:right w:val="none" w:color="000000" w:sz="4" w:space="0"/>
        </w:tcBorders>
        <w:shd w:val="clear" w:color="FFFFFF" w:fill="auto"/>
      </w:tcPr>
    </w:tblStylePr>
    <w:tblStylePr w:type="firstCol">
      <w:pPr>
        <w:jc w:val="right"/>
      </w:pPr>
      <w:rPr>
        <w:i/>
        <w:color w:val="404040"/>
      </w:rPr>
      <w:tblPr/>
      <w:tcPr>
        <w:tcBorders>
          <w:top w:val="none" w:color="000000" w:sz="4" w:space="0"/>
          <w:left w:val="none" w:color="000000" w:sz="4" w:space="0"/>
          <w:bottom w:val="none" w:color="000000" w:sz="4" w:space="0"/>
          <w:right w:val="none" w:color="000000" w:sz="4" w:space="0"/>
        </w:tcBorders>
        <w:shd w:val="clear" w:color="FFFFFF" w:fill="auto"/>
      </w:tcPr>
    </w:tblStylePr>
    <w:tblStylePr w:type="lastCol">
      <w:rPr>
        <w:i/>
        <w:color w:val="404040"/>
      </w:rPr>
      <w:tblPr/>
      <w:tcPr>
        <w:tcBorders>
          <w:top w:val="none" w:color="000000" w:sz="4" w:space="0"/>
          <w:left w:val="none" w:color="000000" w:sz="4" w:space="0"/>
          <w:bottom w:val="none" w:color="000000" w:sz="4" w:space="0"/>
          <w:right w:val="none" w:color="000000" w:sz="4" w:space="0"/>
        </w:tcBorders>
        <w:shd w:val="clear" w:color="FFFFFF" w:fill="auto"/>
      </w:tcPr>
    </w:tblStylePr>
    <w:tblStylePr w:type="band1Vert">
      <w:rPr>
        <w:color w:val="404040"/>
        <w:sz w:val="22"/>
      </w:rPr>
      <w:tblPr/>
      <w:tcPr>
        <w:shd w:val="clear" w:color="E5DFEC" w:fill="E5DFEC" w:themeFill="accent4" w:themeFillTint="34"/>
      </w:tcPr>
    </w:tblStylePr>
    <w:tblStylePr w:type="band1Horz">
      <w:rPr>
        <w:color w:val="404040"/>
        <w:sz w:val="22"/>
      </w:rPr>
      <w:tblPr/>
      <w:tcPr>
        <w:shd w:val="clear" w:color="E5DFEC" w:fill="E5DFEC" w:themeFill="accent4" w:themeFillTint="34"/>
      </w:tcPr>
    </w:tblStylePr>
  </w:style>
  <w:style w:type="table" w:customStyle="1" w:styleId="GridTable3-Accent5">
    <w:name w:val="Grid Table 3 - Accent 5"/>
    <w:basedOn w:val="Tabelanormal"/>
    <w:uiPriority w:val="99"/>
    <w:tblPr>
      <w:tblStyleRowBandSize w:val="1"/>
      <w:tblStyleColBandSize w:val="1"/>
      <w:tblBorders>
        <w:bottom w:val="single" w:color="4BACC6" w:themeColor="accent5" w:sz="4" w:space="0"/>
        <w:insideH w:val="single" w:color="4BACC6" w:themeColor="accent5" w:sz="4" w:space="0"/>
        <w:insideV w:val="single" w:color="4BACC6" w:themeColor="accent5" w:sz="4" w:space="0"/>
      </w:tblBorders>
    </w:tblPr>
    <w:tblStylePr w:type="firstRow">
      <w:rPr>
        <w:b/>
        <w:color w:val="404040"/>
      </w:rPr>
      <w:tblPr/>
      <w:tcPr>
        <w:tcBorders>
          <w:top w:val="none" w:color="000000" w:sz="4" w:space="0"/>
          <w:left w:val="none" w:color="000000" w:sz="4" w:space="0"/>
          <w:bottom w:val="none" w:color="000000" w:sz="4" w:space="0"/>
          <w:right w:val="none" w:color="000000" w:sz="4" w:space="0"/>
        </w:tcBorders>
        <w:shd w:val="clear" w:color="FFFFFF" w:fill="auto"/>
      </w:tcPr>
    </w:tblStylePr>
    <w:tblStylePr w:type="lastRow">
      <w:rPr>
        <w:b/>
        <w:color w:val="404040"/>
      </w:rPr>
      <w:tblPr/>
      <w:tcPr>
        <w:tcBorders>
          <w:top w:val="none" w:color="000000" w:sz="4" w:space="0"/>
          <w:left w:val="none" w:color="000000" w:sz="4" w:space="0"/>
          <w:bottom w:val="none" w:color="000000" w:sz="4" w:space="0"/>
          <w:right w:val="none" w:color="000000" w:sz="4" w:space="0"/>
        </w:tcBorders>
        <w:shd w:val="clear" w:color="FFFFFF" w:fill="auto"/>
      </w:tcPr>
    </w:tblStylePr>
    <w:tblStylePr w:type="firstCol">
      <w:pPr>
        <w:jc w:val="right"/>
      </w:pPr>
      <w:rPr>
        <w:i/>
        <w:color w:val="404040"/>
      </w:rPr>
      <w:tblPr/>
      <w:tcPr>
        <w:tcBorders>
          <w:top w:val="none" w:color="000000" w:sz="4" w:space="0"/>
          <w:left w:val="none" w:color="000000" w:sz="4" w:space="0"/>
          <w:bottom w:val="none" w:color="000000" w:sz="4" w:space="0"/>
          <w:right w:val="none" w:color="000000" w:sz="4" w:space="0"/>
        </w:tcBorders>
        <w:shd w:val="clear" w:color="FFFFFF" w:fill="auto"/>
      </w:tcPr>
    </w:tblStylePr>
    <w:tblStylePr w:type="lastCol">
      <w:rPr>
        <w:i/>
        <w:color w:val="404040"/>
      </w:rPr>
      <w:tblPr/>
      <w:tcPr>
        <w:tcBorders>
          <w:top w:val="none" w:color="000000" w:sz="4" w:space="0"/>
          <w:left w:val="none" w:color="000000" w:sz="4" w:space="0"/>
          <w:bottom w:val="none" w:color="000000" w:sz="4" w:space="0"/>
          <w:right w:val="none" w:color="000000" w:sz="4" w:space="0"/>
        </w:tcBorders>
        <w:shd w:val="clear" w:color="FFFFFF" w:fill="auto"/>
      </w:tcPr>
    </w:tblStylePr>
    <w:tblStylePr w:type="band1Vert">
      <w:rPr>
        <w:color w:val="404040"/>
        <w:sz w:val="22"/>
      </w:rPr>
      <w:tblPr/>
      <w:tcPr>
        <w:shd w:val="clear" w:color="DAEEF3" w:fill="DAEEF3" w:themeFill="accent5" w:themeFillTint="34"/>
      </w:tcPr>
    </w:tblStylePr>
    <w:tblStylePr w:type="band1Horz">
      <w:rPr>
        <w:color w:val="404040"/>
        <w:sz w:val="22"/>
      </w:rPr>
      <w:tblPr/>
      <w:tcPr>
        <w:shd w:val="clear" w:color="DAEEF3" w:fill="DAEEF3" w:themeFill="accent5" w:themeFillTint="34"/>
      </w:tcPr>
    </w:tblStylePr>
  </w:style>
  <w:style w:type="table" w:customStyle="1" w:styleId="GridTable3-Accent6">
    <w:name w:val="Grid Table 3 - Accent 6"/>
    <w:basedOn w:val="Tabelanormal"/>
    <w:uiPriority w:val="99"/>
    <w:tblPr>
      <w:tblStyleRowBandSize w:val="1"/>
      <w:tblStyleColBandSize w:val="1"/>
      <w:tblBorders>
        <w:bottom w:val="single" w:color="F79646" w:themeColor="accent6" w:sz="4" w:space="0"/>
        <w:insideH w:val="single" w:color="F79646" w:themeColor="accent6" w:sz="4" w:space="0"/>
        <w:insideV w:val="single" w:color="F79646" w:themeColor="accent6" w:sz="4" w:space="0"/>
      </w:tblBorders>
    </w:tblPr>
    <w:tblStylePr w:type="firstRow">
      <w:rPr>
        <w:b/>
        <w:color w:val="404040"/>
      </w:rPr>
      <w:tblPr/>
      <w:tcPr>
        <w:tcBorders>
          <w:top w:val="none" w:color="000000" w:sz="4" w:space="0"/>
          <w:left w:val="none" w:color="000000" w:sz="4" w:space="0"/>
          <w:bottom w:val="none" w:color="000000" w:sz="4" w:space="0"/>
          <w:right w:val="none" w:color="000000" w:sz="4" w:space="0"/>
        </w:tcBorders>
        <w:shd w:val="clear" w:color="FFFFFF" w:fill="auto"/>
      </w:tcPr>
    </w:tblStylePr>
    <w:tblStylePr w:type="lastRow">
      <w:rPr>
        <w:b/>
        <w:color w:val="404040"/>
      </w:rPr>
      <w:tblPr/>
      <w:tcPr>
        <w:tcBorders>
          <w:top w:val="none" w:color="000000" w:sz="4" w:space="0"/>
          <w:left w:val="none" w:color="000000" w:sz="4" w:space="0"/>
          <w:bottom w:val="none" w:color="000000" w:sz="4" w:space="0"/>
          <w:right w:val="none" w:color="000000" w:sz="4" w:space="0"/>
        </w:tcBorders>
        <w:shd w:val="clear" w:color="FFFFFF" w:fill="auto"/>
      </w:tcPr>
    </w:tblStylePr>
    <w:tblStylePr w:type="firstCol">
      <w:pPr>
        <w:jc w:val="right"/>
      </w:pPr>
      <w:rPr>
        <w:i/>
        <w:color w:val="404040"/>
      </w:rPr>
      <w:tblPr/>
      <w:tcPr>
        <w:tcBorders>
          <w:top w:val="none" w:color="000000" w:sz="4" w:space="0"/>
          <w:left w:val="none" w:color="000000" w:sz="4" w:space="0"/>
          <w:bottom w:val="none" w:color="000000" w:sz="4" w:space="0"/>
          <w:right w:val="none" w:color="000000" w:sz="4" w:space="0"/>
        </w:tcBorders>
        <w:shd w:val="clear" w:color="FFFFFF" w:fill="auto"/>
      </w:tcPr>
    </w:tblStylePr>
    <w:tblStylePr w:type="lastCol">
      <w:rPr>
        <w:i/>
        <w:color w:val="404040"/>
      </w:rPr>
      <w:tblPr/>
      <w:tcPr>
        <w:tcBorders>
          <w:top w:val="none" w:color="000000" w:sz="4" w:space="0"/>
          <w:left w:val="none" w:color="000000" w:sz="4" w:space="0"/>
          <w:bottom w:val="none" w:color="000000" w:sz="4" w:space="0"/>
          <w:right w:val="none" w:color="000000" w:sz="4" w:space="0"/>
        </w:tcBorders>
        <w:shd w:val="clear" w:color="FFFFFF" w:fill="auto"/>
      </w:tcPr>
    </w:tblStylePr>
    <w:tblStylePr w:type="band1Vert">
      <w:rPr>
        <w:color w:val="404040"/>
        <w:sz w:val="22"/>
      </w:rPr>
      <w:tblPr/>
      <w:tcPr>
        <w:shd w:val="clear" w:color="FDE9D8" w:fill="FDE9D8" w:themeFill="accent6" w:themeFillTint="34"/>
      </w:tcPr>
    </w:tblStylePr>
    <w:tblStylePr w:type="band1Horz">
      <w:rPr>
        <w:color w:val="404040"/>
        <w:sz w:val="22"/>
      </w:rPr>
      <w:tblPr/>
      <w:tcPr>
        <w:shd w:val="clear" w:color="FDE9D8" w:fill="FDE9D8" w:themeFill="accent6" w:themeFillTint="34"/>
      </w:tcPr>
    </w:tblStylePr>
  </w:style>
  <w:style w:type="table" w:styleId="TabeladeGrade4">
    <w:name w:val="Grid Table 4"/>
    <w:basedOn w:val="Tabelanormal"/>
    <w:uiPriority w:val="59"/>
    <w:tblPr>
      <w:tblStyleRowBandSize w:val="1"/>
      <w:tblStyleColBandSize w:val="1"/>
      <w:tblBorders>
        <w:top w:val="single" w:color="6F6F6F" w:themeColor="text1" w:themeTint="90" w:sz="4" w:space="0"/>
        <w:left w:val="single" w:color="6F6F6F" w:themeColor="text1" w:themeTint="90" w:sz="4" w:space="0"/>
        <w:bottom w:val="single" w:color="6F6F6F" w:themeColor="text1" w:themeTint="90" w:sz="4" w:space="0"/>
        <w:right w:val="single" w:color="6F6F6F" w:themeColor="text1" w:themeTint="90" w:sz="4" w:space="0"/>
        <w:insideH w:val="single" w:color="6F6F6F" w:themeColor="text1" w:themeTint="90" w:sz="4" w:space="0"/>
        <w:insideV w:val="single" w:color="6F6F6F" w:themeColor="text1" w:themeTint="90" w:sz="4" w:space="0"/>
      </w:tblBorders>
    </w:tblPr>
    <w:tblStylePr w:type="firstRow">
      <w:rPr>
        <w:b/>
        <w:color w:val="FFFFFF"/>
        <w:sz w:val="22"/>
      </w:rPr>
      <w:tblPr/>
      <w:tcPr>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000000" w:fill="000000" w:themeFill="text1"/>
      </w:tcPr>
    </w:tblStylePr>
    <w:tblStylePr w:type="lastRow">
      <w:rPr>
        <w:b/>
        <w:color w:val="404040"/>
      </w:rPr>
      <w:tblPr/>
      <w:tcPr>
        <w:tcBorders>
          <w:top w:val="single" w:color="000000" w:themeColor="text1" w:sz="4" w:space="0"/>
        </w:tcBorders>
      </w:tcPr>
    </w:tblStylePr>
    <w:tblStylePr w:type="firstCol">
      <w:rPr>
        <w:b/>
        <w:color w:val="404040"/>
      </w:rPr>
      <w:tblPr/>
    </w:tblStylePr>
    <w:tblStylePr w:type="lastCol">
      <w:rPr>
        <w:b/>
        <w:color w:val="404040"/>
      </w:rPr>
      <w:tblPr/>
    </w:tblStylePr>
    <w:tblStylePr w:type="band1Vert">
      <w:rPr>
        <w:color w:val="404040"/>
        <w:sz w:val="22"/>
      </w:rPr>
      <w:tblPr/>
      <w:tcPr>
        <w:shd w:val="clear" w:color="CBCBCB" w:fill="CBCBCB" w:themeFill="text1" w:themeFillTint="34"/>
      </w:tcPr>
    </w:tblStylePr>
    <w:tblStylePr w:type="band1Horz">
      <w:rPr>
        <w:color w:val="404040"/>
        <w:sz w:val="22"/>
      </w:rPr>
      <w:tblPr/>
      <w:tcPr>
        <w:shd w:val="clear" w:color="CBCBCB" w:fill="CBCBCB" w:themeFill="text1" w:themeFillTint="34"/>
      </w:tcPr>
    </w:tblStylePr>
  </w:style>
  <w:style w:type="table" w:customStyle="1" w:styleId="GridTable4-Accent1">
    <w:name w:val="Grid Table 4 - Accent 1"/>
    <w:basedOn w:val="Tabelanormal"/>
    <w:uiPriority w:val="59"/>
    <w:tblPr>
      <w:tblStyleRowBandSize w:val="1"/>
      <w:tblStyleColBandSize w:val="1"/>
      <w:tblBorders>
        <w:top w:val="single" w:color="9BB7D9" w:themeColor="accent1" w:themeTint="90" w:sz="4" w:space="0"/>
        <w:left w:val="single" w:color="9BB7D9" w:themeColor="accent1" w:themeTint="90" w:sz="4" w:space="0"/>
        <w:bottom w:val="single" w:color="9BB7D9" w:themeColor="accent1" w:themeTint="90" w:sz="4" w:space="0"/>
        <w:right w:val="single" w:color="9BB7D9" w:themeColor="accent1" w:themeTint="90" w:sz="4" w:space="0"/>
        <w:insideH w:val="single" w:color="9BB7D9" w:themeColor="accent1" w:themeTint="90" w:sz="4" w:space="0"/>
        <w:insideV w:val="single" w:color="9BB7D9" w:themeColor="accent1" w:themeTint="90" w:sz="4" w:space="0"/>
      </w:tblBorders>
    </w:tblPr>
    <w:tblStylePr w:type="firstRow">
      <w:rPr>
        <w:b/>
        <w:color w:val="FFFFFF"/>
        <w:sz w:val="22"/>
      </w:rPr>
      <w:tblPr/>
      <w:tcPr>
        <w:tcBorders>
          <w:top w:val="single" w:color="5D8AC2" w:themeColor="accent1" w:sz="4" w:space="0"/>
          <w:left w:val="single" w:color="5D8AC2" w:themeColor="accent1" w:sz="4" w:space="0"/>
          <w:bottom w:val="single" w:color="5D8AC2" w:themeColor="accent1" w:sz="4" w:space="0"/>
          <w:right w:val="single" w:color="5D8AC2" w:themeColor="accent1" w:sz="4" w:space="0"/>
        </w:tcBorders>
        <w:shd w:val="clear" w:color="5D8AC2" w:fill="5D8AC2" w:themeFill="accent1" w:themeFillTint="ea"/>
      </w:tcPr>
    </w:tblStylePr>
    <w:tblStylePr w:type="lastRow">
      <w:rPr>
        <w:b/>
        <w:color w:val="404040"/>
      </w:rPr>
      <w:tblPr/>
      <w:tcPr>
        <w:tcBorders>
          <w:top w:val="single" w:color="5D8AC2" w:themeColor="accent1" w:sz="4" w:space="0"/>
        </w:tcBorders>
      </w:tcPr>
    </w:tblStylePr>
    <w:tblStylePr w:type="firstCol">
      <w:rPr>
        <w:b/>
        <w:color w:val="404040"/>
      </w:rPr>
      <w:tblPr/>
    </w:tblStylePr>
    <w:tblStylePr w:type="lastCol">
      <w:rPr>
        <w:b/>
        <w:color w:val="404040"/>
      </w:rPr>
      <w:tblPr/>
    </w:tblStylePr>
    <w:tblStylePr w:type="band1Vert">
      <w:rPr>
        <w:color w:val="404040"/>
        <w:sz w:val="22"/>
      </w:rPr>
      <w:tblPr/>
      <w:tcPr>
        <w:shd w:val="clear" w:color="DCE6F2" w:fill="DCE6F2" w:themeFill="accent1" w:themeFillTint="32"/>
      </w:tcPr>
    </w:tblStylePr>
    <w:tblStylePr w:type="band1Horz">
      <w:rPr>
        <w:color w:val="404040"/>
        <w:sz w:val="22"/>
      </w:rPr>
      <w:tblPr/>
      <w:tcPr>
        <w:shd w:val="clear" w:color="DCE6F2" w:fill="DCE6F2" w:themeFill="accent1" w:themeFillTint="32"/>
      </w:tcPr>
    </w:tblStylePr>
  </w:style>
  <w:style w:type="table" w:customStyle="1" w:styleId="GridTable4-Accent2">
    <w:name w:val="Grid Table 4 - Accent 2"/>
    <w:basedOn w:val="Tabelanormal"/>
    <w:uiPriority w:val="59"/>
    <w:tblPr>
      <w:tblStyleRowBandSize w:val="1"/>
      <w:tblStyleColBandSize w:val="1"/>
      <w:tblBorders>
        <w:top w:val="single" w:color="DB9B9A" w:themeColor="accent2" w:themeTint="90" w:sz="4" w:space="0"/>
        <w:left w:val="single" w:color="DB9B9A" w:themeColor="accent2" w:themeTint="90" w:sz="4" w:space="0"/>
        <w:bottom w:val="single" w:color="DB9B9A" w:themeColor="accent2" w:themeTint="90" w:sz="4" w:space="0"/>
        <w:right w:val="single" w:color="DB9B9A" w:themeColor="accent2" w:themeTint="90" w:sz="4" w:space="0"/>
        <w:insideH w:val="single" w:color="DB9B9A" w:themeColor="accent2" w:themeTint="90" w:sz="4" w:space="0"/>
        <w:insideV w:val="single" w:color="DB9B9A" w:themeColor="accent2" w:themeTint="90" w:sz="4" w:space="0"/>
      </w:tblBorders>
    </w:tblPr>
    <w:tblStylePr w:type="firstRow">
      <w:rPr>
        <w:b/>
        <w:color w:val="FFFFFF"/>
        <w:sz w:val="22"/>
      </w:rPr>
      <w:tblPr/>
      <w:tcPr>
        <w:tcBorders>
          <w:top w:val="single" w:color="D99695" w:themeColor="accent2" w:sz="4" w:space="0"/>
          <w:left w:val="single" w:color="D99695" w:themeColor="accent2" w:sz="4" w:space="0"/>
          <w:bottom w:val="single" w:color="D99695" w:themeColor="accent2" w:sz="4" w:space="0"/>
          <w:right w:val="single" w:color="D99695" w:themeColor="accent2" w:sz="4" w:space="0"/>
        </w:tcBorders>
        <w:shd w:val="clear" w:color="D99695" w:fill="D99695" w:themeFill="accent2" w:themeFillTint="97"/>
      </w:tcPr>
    </w:tblStylePr>
    <w:tblStylePr w:type="lastRow">
      <w:rPr>
        <w:b/>
        <w:color w:val="404040"/>
      </w:rPr>
      <w:tblPr/>
      <w:tcPr>
        <w:tcBorders>
          <w:top w:val="single" w:color="D99695" w:themeColor="accent2" w:sz="4" w:space="0"/>
        </w:tcBorders>
      </w:tcPr>
    </w:tblStylePr>
    <w:tblStylePr w:type="firstCol">
      <w:rPr>
        <w:b/>
        <w:color w:val="404040"/>
      </w:rPr>
      <w:tblPr/>
    </w:tblStylePr>
    <w:tblStylePr w:type="lastCol">
      <w:rPr>
        <w:b/>
        <w:color w:val="404040"/>
      </w:rPr>
      <w:tblPr/>
    </w:tblStylePr>
    <w:tblStylePr w:type="band1Vert">
      <w:rPr>
        <w:color w:val="404040"/>
        <w:sz w:val="22"/>
      </w:rPr>
      <w:tblPr/>
      <w:tcPr>
        <w:shd w:val="clear" w:color="F2DCDC" w:fill="F2DCDC" w:themeFill="accent2" w:themeFillTint="32"/>
      </w:tcPr>
    </w:tblStylePr>
    <w:tblStylePr w:type="band1Horz">
      <w:rPr>
        <w:color w:val="404040"/>
        <w:sz w:val="22"/>
      </w:rPr>
      <w:tblPr/>
      <w:tcPr>
        <w:shd w:val="clear" w:color="F2DCDC" w:fill="F2DCDC" w:themeFill="accent2" w:themeFillTint="32"/>
      </w:tcPr>
    </w:tblStylePr>
  </w:style>
  <w:style w:type="table" w:customStyle="1" w:styleId="GridTable4-Accent3">
    <w:name w:val="Grid Table 4 - Accent 3"/>
    <w:basedOn w:val="Tabelanormal"/>
    <w:uiPriority w:val="59"/>
    <w:tblPr>
      <w:tblStyleRowBandSize w:val="1"/>
      <w:tblStyleColBandSize w:val="1"/>
      <w:tblBorders>
        <w:top w:val="single" w:color="C6D8A1" w:themeColor="accent3" w:themeTint="90" w:sz="4" w:space="0"/>
        <w:left w:val="single" w:color="C6D8A1" w:themeColor="accent3" w:themeTint="90" w:sz="4" w:space="0"/>
        <w:bottom w:val="single" w:color="C6D8A1" w:themeColor="accent3" w:themeTint="90" w:sz="4" w:space="0"/>
        <w:right w:val="single" w:color="C6D8A1" w:themeColor="accent3" w:themeTint="90" w:sz="4" w:space="0"/>
        <w:insideH w:val="single" w:color="C6D8A1" w:themeColor="accent3" w:themeTint="90" w:sz="4" w:space="0"/>
        <w:insideV w:val="single" w:color="C6D8A1" w:themeColor="accent3" w:themeTint="90" w:sz="4" w:space="0"/>
      </w:tblBorders>
    </w:tblPr>
    <w:tblStylePr w:type="firstRow">
      <w:rPr>
        <w:b/>
        <w:color w:val="FFFFFF"/>
        <w:sz w:val="22"/>
      </w:rPr>
      <w:tblPr/>
      <w:tcPr>
        <w:tcBorders>
          <w:top w:val="single" w:color="9ABB59" w:themeColor="accent3" w:sz="4" w:space="0"/>
          <w:left w:val="single" w:color="9ABB59" w:themeColor="accent3" w:sz="4" w:space="0"/>
          <w:bottom w:val="single" w:color="9ABB59" w:themeColor="accent3" w:sz="4" w:space="0"/>
          <w:right w:val="single" w:color="9ABB59" w:themeColor="accent3" w:sz="4" w:space="0"/>
        </w:tcBorders>
        <w:shd w:val="clear" w:color="9ABB59" w:fill="9ABB59" w:themeFill="accent3" w:themeFillTint="fe"/>
      </w:tcPr>
    </w:tblStylePr>
    <w:tblStylePr w:type="lastRow">
      <w:rPr>
        <w:b/>
        <w:color w:val="404040"/>
      </w:rPr>
      <w:tblPr/>
      <w:tcPr>
        <w:tcBorders>
          <w:top w:val="single" w:color="9ABB59" w:themeColor="accent3" w:sz="4" w:space="0"/>
        </w:tcBorders>
      </w:tcPr>
    </w:tblStylePr>
    <w:tblStylePr w:type="firstCol">
      <w:rPr>
        <w:b/>
        <w:color w:val="404040"/>
      </w:rPr>
      <w:tblPr/>
    </w:tblStylePr>
    <w:tblStylePr w:type="lastCol">
      <w:rPr>
        <w:b/>
        <w:color w:val="404040"/>
      </w:rPr>
      <w:tblPr/>
    </w:tblStylePr>
    <w:tblStylePr w:type="band1Vert">
      <w:rPr>
        <w:color w:val="404040"/>
        <w:sz w:val="22"/>
      </w:rPr>
      <w:tblPr/>
      <w:tcPr>
        <w:shd w:val="clear" w:color="EAF1DC" w:fill="EAF1DC" w:themeFill="accent3" w:themeFillTint="34"/>
      </w:tcPr>
    </w:tblStylePr>
    <w:tblStylePr w:type="band1Horz">
      <w:rPr>
        <w:color w:val="404040"/>
        <w:sz w:val="22"/>
      </w:rPr>
      <w:tblPr/>
      <w:tcPr>
        <w:shd w:val="clear" w:color="EAF1DC" w:fill="EAF1DC" w:themeFill="accent3" w:themeFillTint="34"/>
      </w:tcPr>
    </w:tblStylePr>
  </w:style>
  <w:style w:type="table" w:customStyle="1" w:styleId="GridTable4-Accent4">
    <w:name w:val="Grid Table 4 - Accent 4"/>
    <w:basedOn w:val="Tabelanormal"/>
    <w:uiPriority w:val="59"/>
    <w:tblPr>
      <w:tblStyleRowBandSize w:val="1"/>
      <w:tblStyleColBandSize w:val="1"/>
      <w:tblBorders>
        <w:top w:val="single" w:color="B7A7CA" w:themeColor="accent4" w:themeTint="90" w:sz="4" w:space="0"/>
        <w:left w:val="single" w:color="B7A7CA" w:themeColor="accent4" w:themeTint="90" w:sz="4" w:space="0"/>
        <w:bottom w:val="single" w:color="B7A7CA" w:themeColor="accent4" w:themeTint="90" w:sz="4" w:space="0"/>
        <w:right w:val="single" w:color="B7A7CA" w:themeColor="accent4" w:themeTint="90" w:sz="4" w:space="0"/>
        <w:insideH w:val="single" w:color="B7A7CA" w:themeColor="accent4" w:themeTint="90" w:sz="4" w:space="0"/>
        <w:insideV w:val="single" w:color="B7A7CA" w:themeColor="accent4" w:themeTint="90" w:sz="4" w:space="0"/>
      </w:tblBorders>
    </w:tblPr>
    <w:tblStylePr w:type="firstRow">
      <w:rPr>
        <w:b/>
        <w:color w:val="FFFFFF"/>
        <w:sz w:val="22"/>
      </w:rPr>
      <w:tblPr/>
      <w:tcPr>
        <w:tcBorders>
          <w:top w:val="single" w:color="B2A1C6" w:themeColor="accent4" w:sz="4" w:space="0"/>
          <w:left w:val="single" w:color="B2A1C6" w:themeColor="accent4" w:sz="4" w:space="0"/>
          <w:bottom w:val="single" w:color="B2A1C6" w:themeColor="accent4" w:sz="4" w:space="0"/>
          <w:right w:val="single" w:color="B2A1C6" w:themeColor="accent4" w:sz="4" w:space="0"/>
        </w:tcBorders>
        <w:shd w:val="clear" w:color="B2A1C6" w:fill="B2A1C6" w:themeFill="accent4" w:themeFillTint="9a"/>
      </w:tcPr>
    </w:tblStylePr>
    <w:tblStylePr w:type="lastRow">
      <w:rPr>
        <w:b/>
        <w:color w:val="404040"/>
      </w:rPr>
      <w:tblPr/>
      <w:tcPr>
        <w:tcBorders>
          <w:top w:val="single" w:color="B2A1C6" w:themeColor="accent4" w:sz="4" w:space="0"/>
        </w:tcBorders>
      </w:tcPr>
    </w:tblStylePr>
    <w:tblStylePr w:type="firstCol">
      <w:rPr>
        <w:b/>
        <w:color w:val="404040"/>
      </w:rPr>
      <w:tblPr/>
    </w:tblStylePr>
    <w:tblStylePr w:type="lastCol">
      <w:rPr>
        <w:b/>
        <w:color w:val="404040"/>
      </w:rPr>
      <w:tblPr/>
    </w:tblStylePr>
    <w:tblStylePr w:type="band1Vert">
      <w:rPr>
        <w:color w:val="404040"/>
        <w:sz w:val="22"/>
      </w:rPr>
      <w:tblPr/>
      <w:tcPr>
        <w:shd w:val="clear" w:color="E5DFEC" w:fill="E5DFEC" w:themeFill="accent4" w:themeFillTint="34"/>
      </w:tcPr>
    </w:tblStylePr>
    <w:tblStylePr w:type="band1Horz">
      <w:rPr>
        <w:color w:val="404040"/>
        <w:sz w:val="22"/>
      </w:rPr>
      <w:tblPr/>
      <w:tcPr>
        <w:shd w:val="clear" w:color="E5DFEC" w:fill="E5DFEC" w:themeFill="accent4" w:themeFillTint="34"/>
      </w:tcPr>
    </w:tblStylePr>
  </w:style>
  <w:style w:type="table" w:customStyle="1" w:styleId="GridTable4-Accent5">
    <w:name w:val="Grid Table 4 - Accent 5"/>
    <w:basedOn w:val="Tabelanormal"/>
    <w:uiPriority w:val="59"/>
    <w:tblPr>
      <w:tblStyleRowBandSize w:val="1"/>
      <w:tblStyleColBandSize w:val="1"/>
      <w:tblBorders>
        <w:top w:val="single" w:color="99D0DE" w:themeColor="accent5" w:themeTint="90" w:sz="4" w:space="0"/>
        <w:left w:val="single" w:color="99D0DE" w:themeColor="accent5" w:themeTint="90" w:sz="4" w:space="0"/>
        <w:bottom w:val="single" w:color="99D0DE" w:themeColor="accent5" w:themeTint="90" w:sz="4" w:space="0"/>
        <w:right w:val="single" w:color="99D0DE" w:themeColor="accent5" w:themeTint="90" w:sz="4" w:space="0"/>
        <w:insideH w:val="single" w:color="99D0DE" w:themeColor="accent5" w:themeTint="90" w:sz="4" w:space="0"/>
        <w:insideV w:val="single" w:color="99D0DE" w:themeColor="accent5" w:themeTint="90" w:sz="4" w:space="0"/>
      </w:tblBorders>
    </w:tblPr>
    <w:tblStylePr w:type="firstRow">
      <w:rPr>
        <w:b/>
        <w:color w:val="FFFFFF"/>
        <w:sz w:val="22"/>
      </w:rPr>
      <w:tblPr/>
      <w:tcPr>
        <w:tcBorders>
          <w:top w:val="single" w:color="4BACC6" w:themeColor="accent5" w:sz="4" w:space="0"/>
          <w:left w:val="single" w:color="4BACC6" w:themeColor="accent5" w:sz="4" w:space="0"/>
          <w:bottom w:val="single" w:color="4BACC6" w:themeColor="accent5" w:sz="4" w:space="0"/>
          <w:right w:val="single" w:color="4BACC6" w:themeColor="accent5" w:sz="4" w:space="0"/>
        </w:tcBorders>
        <w:shd w:val="clear" w:color="4BACC6" w:fill="4BACC6" w:themeFill="accent5"/>
      </w:tcPr>
    </w:tblStylePr>
    <w:tblStylePr w:type="lastRow">
      <w:rPr>
        <w:b/>
        <w:color w:val="404040"/>
      </w:rPr>
      <w:tblPr/>
      <w:tcPr>
        <w:tcBorders>
          <w:top w:val="single" w:color="4BACC6" w:themeColor="accent5" w:sz="4" w:space="0"/>
        </w:tcBorders>
      </w:tcPr>
    </w:tblStylePr>
    <w:tblStylePr w:type="firstCol">
      <w:rPr>
        <w:b/>
        <w:color w:val="404040"/>
      </w:rPr>
      <w:tblPr/>
    </w:tblStylePr>
    <w:tblStylePr w:type="lastCol">
      <w:rPr>
        <w:b/>
        <w:color w:val="404040"/>
      </w:rPr>
      <w:tblPr/>
    </w:tblStylePr>
    <w:tblStylePr w:type="band1Vert">
      <w:rPr>
        <w:color w:val="404040"/>
        <w:sz w:val="22"/>
      </w:rPr>
      <w:tblPr/>
      <w:tcPr>
        <w:shd w:val="clear" w:color="DAEEF3" w:fill="DAEEF3" w:themeFill="accent5" w:themeFillTint="34"/>
      </w:tcPr>
    </w:tblStylePr>
    <w:tblStylePr w:type="band1Horz">
      <w:rPr>
        <w:color w:val="404040"/>
        <w:sz w:val="22"/>
      </w:rPr>
      <w:tblPr/>
      <w:tcPr>
        <w:shd w:val="clear" w:color="DAEEF3" w:fill="DAEEF3" w:themeFill="accent5" w:themeFillTint="34"/>
      </w:tcPr>
    </w:tblStylePr>
  </w:style>
  <w:style w:type="table" w:customStyle="1" w:styleId="GridTable4-Accent6">
    <w:name w:val="Grid Table 4 - Accent 6"/>
    <w:basedOn w:val="Tabelanormal"/>
    <w:uiPriority w:val="59"/>
    <w:tblPr>
      <w:tblStyleRowBandSize w:val="1"/>
      <w:tblStyleColBandSize w:val="1"/>
      <w:tblBorders>
        <w:top w:val="single" w:color="FAC396" w:themeColor="accent6" w:themeTint="90" w:sz="4" w:space="0"/>
        <w:left w:val="single" w:color="FAC396" w:themeColor="accent6" w:themeTint="90" w:sz="4" w:space="0"/>
        <w:bottom w:val="single" w:color="FAC396" w:themeColor="accent6" w:themeTint="90" w:sz="4" w:space="0"/>
        <w:right w:val="single" w:color="FAC396" w:themeColor="accent6" w:themeTint="90" w:sz="4" w:space="0"/>
        <w:insideH w:val="single" w:color="FAC396" w:themeColor="accent6" w:themeTint="90" w:sz="4" w:space="0"/>
        <w:insideV w:val="single" w:color="FAC396" w:themeColor="accent6" w:themeTint="90" w:sz="4" w:space="0"/>
      </w:tblBorders>
    </w:tblPr>
    <w:tblStylePr w:type="firstRow">
      <w:rPr>
        <w:b/>
        <w:color w:val="FFFFFF"/>
        <w:sz w:val="22"/>
      </w:rPr>
      <w:tblPr/>
      <w:tcPr>
        <w:tcBorders>
          <w:top w:val="single" w:color="F79646" w:themeColor="accent6" w:sz="4" w:space="0"/>
          <w:left w:val="single" w:color="F79646" w:themeColor="accent6" w:sz="4" w:space="0"/>
          <w:bottom w:val="single" w:color="F79646" w:themeColor="accent6" w:sz="4" w:space="0"/>
          <w:right w:val="single" w:color="F79646" w:themeColor="accent6" w:sz="4" w:space="0"/>
        </w:tcBorders>
        <w:shd w:val="clear" w:color="F79646" w:fill="F79646" w:themeFill="accent6"/>
      </w:tcPr>
    </w:tblStylePr>
    <w:tblStylePr w:type="lastRow">
      <w:rPr>
        <w:b/>
        <w:color w:val="404040"/>
      </w:rPr>
      <w:tblPr/>
      <w:tcPr>
        <w:tcBorders>
          <w:top w:val="single" w:color="F79646" w:themeColor="accent6" w:sz="4" w:space="0"/>
        </w:tcBorders>
      </w:tcPr>
    </w:tblStylePr>
    <w:tblStylePr w:type="firstCol">
      <w:rPr>
        <w:b/>
        <w:color w:val="404040"/>
      </w:rPr>
      <w:tblPr/>
    </w:tblStylePr>
    <w:tblStylePr w:type="lastCol">
      <w:rPr>
        <w:b/>
        <w:color w:val="404040"/>
      </w:rPr>
      <w:tblPr/>
    </w:tblStylePr>
    <w:tblStylePr w:type="band1Vert">
      <w:rPr>
        <w:color w:val="404040"/>
        <w:sz w:val="22"/>
      </w:rPr>
      <w:tblPr/>
      <w:tcPr>
        <w:shd w:val="clear" w:color="FDE9D8" w:fill="FDE9D8" w:themeFill="accent6" w:themeFillTint="34"/>
      </w:tcPr>
    </w:tblStylePr>
    <w:tblStylePr w:type="band1Horz">
      <w:rPr>
        <w:color w:val="404040"/>
        <w:sz w:val="22"/>
      </w:rPr>
      <w:tblPr/>
      <w:tcPr>
        <w:shd w:val="clear" w:color="FDE9D8" w:fill="FDE9D8" w:themeFill="accent6" w:themeFillTint="34"/>
      </w:tcPr>
    </w:tblStylePr>
  </w:style>
  <w:style w:type="table" w:styleId="TabeladeGrade5Escura">
    <w:name w:val="Grid Table 5 Dark"/>
    <w:basedOn w:val="Tabelanormal"/>
    <w:uiPriority w:val="99"/>
    <w:tblPr>
      <w:tblStyleRowBandSize w:val="1"/>
      <w:tblStyleColBandSize w:val="1"/>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tblPr>
    <w:tblStylePr w:type="firstRow">
      <w:rPr>
        <w:b/>
        <w:color w:val="FFFFFF"/>
        <w:sz w:val="22"/>
      </w:rPr>
      <w:tblPr/>
      <w:tcPr>
        <w:shd w:val="clear" w:color="000000" w:fill="000000" w:themeFill="text1"/>
      </w:tcPr>
    </w:tblStylePr>
    <w:tblStylePr w:type="lastRow">
      <w:rPr>
        <w:b/>
        <w:color w:val="FFFFFF"/>
        <w:sz w:val="22"/>
      </w:rPr>
      <w:tblPr/>
      <w:tcPr>
        <w:tcBorders>
          <w:top w:val="single" w:color="FFFFFF" w:themeColor="light1" w:sz="4" w:space="0"/>
        </w:tcBorders>
        <w:shd w:val="clear" w:color="000000" w:fill="000000" w:themeFill="text1"/>
      </w:tcPr>
    </w:tblStylePr>
    <w:tblStylePr w:type="firstCol">
      <w:rPr>
        <w:b/>
        <w:color w:val="FFFFFF"/>
        <w:sz w:val="22"/>
      </w:rPr>
      <w:tblPr/>
      <w:tcPr>
        <w:shd w:val="clear" w:color="000000" w:fill="000000" w:themeFill="text1"/>
      </w:tcPr>
    </w:tblStylePr>
    <w:tblStylePr w:type="lastCol">
      <w:rPr>
        <w:b/>
        <w:color w:val="FFFFFF"/>
        <w:sz w:val="22"/>
      </w:rPr>
      <w:tblPr/>
      <w:tcPr>
        <w:shd w:val="clear" w:color="000000" w:fill="000000" w:themeFill="text1"/>
      </w:tcPr>
    </w:tblStylePr>
    <w:tblStylePr w:type="band1Vert">
      <w:tblPr/>
      <w:tcPr>
        <w:shd w:val="clear" w:color="8A8A8A" w:fill="8A8A8A" w:themeFill="text1" w:themeFillTint="75"/>
      </w:tcPr>
    </w:tblStylePr>
    <w:tblStylePr w:type="band1Horz">
      <w:tblPr/>
      <w:tcPr>
        <w:shd w:val="clear" w:color="8A8A8A" w:fill="8A8A8A" w:themeFill="text1" w:themeFillTint="75"/>
      </w:tcPr>
    </w:tblStylePr>
  </w:style>
  <w:style w:type="table" w:customStyle="1" w:styleId="GridTable5Dark-Accent1">
    <w:name w:val="Grid Table 5 Dark- Accent 1"/>
    <w:basedOn w:val="Tabelanormal"/>
    <w:uiPriority w:val="99"/>
    <w:tblPr>
      <w:tblStyleRowBandSize w:val="1"/>
      <w:tblStyleColBandSize w:val="1"/>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tblPr>
    <w:tblStylePr w:type="firstRow">
      <w:rPr>
        <w:b/>
        <w:color w:val="FFFFFF"/>
        <w:sz w:val="22"/>
      </w:rPr>
      <w:tblPr/>
      <w:tcPr>
        <w:shd w:val="clear" w:color="4F81BD" w:fill="4F81BD" w:themeFill="accent1"/>
      </w:tcPr>
    </w:tblStylePr>
    <w:tblStylePr w:type="lastRow">
      <w:rPr>
        <w:b/>
        <w:color w:val="FFFFFF"/>
        <w:sz w:val="22"/>
      </w:rPr>
      <w:tblPr/>
      <w:tcPr>
        <w:tcBorders>
          <w:top w:val="single" w:color="FFFFFF" w:themeColor="light1" w:sz="4" w:space="0"/>
        </w:tcBorders>
        <w:shd w:val="clear" w:color="4F81BD" w:fill="4F81BD" w:themeFill="accent1"/>
      </w:tcPr>
    </w:tblStylePr>
    <w:tblStylePr w:type="firstCol">
      <w:rPr>
        <w:b/>
        <w:color w:val="FFFFFF"/>
        <w:sz w:val="22"/>
      </w:rPr>
      <w:tblPr/>
      <w:tcPr>
        <w:shd w:val="clear" w:color="4F81BD" w:fill="4F81BD" w:themeFill="accent1"/>
      </w:tcPr>
    </w:tblStylePr>
    <w:tblStylePr w:type="lastCol">
      <w:rPr>
        <w:b/>
        <w:color w:val="FFFFFF"/>
        <w:sz w:val="22"/>
      </w:rPr>
      <w:tblPr/>
      <w:tcPr>
        <w:shd w:val="clear" w:color="4F81BD" w:fill="4F81BD" w:themeFill="accent1"/>
      </w:tcPr>
    </w:tblStylePr>
    <w:tblStylePr w:type="band1Vert">
      <w:tblPr/>
      <w:tcPr>
        <w:shd w:val="clear" w:color="AEC4E0" w:fill="AEC4E0" w:themeFill="accent1" w:themeFillTint="75"/>
      </w:tcPr>
    </w:tblStylePr>
    <w:tblStylePr w:type="band1Horz">
      <w:tblPr/>
      <w:tcPr>
        <w:shd w:val="clear" w:color="AEC4E0" w:fill="AEC4E0" w:themeFill="accent1" w:themeFillTint="75"/>
      </w:tcPr>
    </w:tblStylePr>
  </w:style>
  <w:style w:type="table" w:customStyle="1" w:styleId="GridTable5Dark-Accent2">
    <w:name w:val="Grid Table 5 Dark - Accent 2"/>
    <w:basedOn w:val="Tabelanormal"/>
    <w:uiPriority w:val="99"/>
    <w:tblPr>
      <w:tblStyleRowBandSize w:val="1"/>
      <w:tblStyleColBandSize w:val="1"/>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tblPr>
    <w:tblStylePr w:type="firstRow">
      <w:rPr>
        <w:b/>
        <w:color w:val="FFFFFF"/>
        <w:sz w:val="22"/>
      </w:rPr>
      <w:tblPr/>
      <w:tcPr>
        <w:shd w:val="clear" w:color="C0504D" w:fill="C0504D" w:themeFill="accent2"/>
      </w:tcPr>
    </w:tblStylePr>
    <w:tblStylePr w:type="lastRow">
      <w:rPr>
        <w:b/>
        <w:color w:val="FFFFFF"/>
        <w:sz w:val="22"/>
      </w:rPr>
      <w:tblPr/>
      <w:tcPr>
        <w:tcBorders>
          <w:top w:val="single" w:color="FFFFFF" w:themeColor="light1" w:sz="4" w:space="0"/>
        </w:tcBorders>
        <w:shd w:val="clear" w:color="C0504D" w:fill="C0504D" w:themeFill="accent2"/>
      </w:tcPr>
    </w:tblStylePr>
    <w:tblStylePr w:type="firstCol">
      <w:rPr>
        <w:b/>
        <w:color w:val="FFFFFF"/>
        <w:sz w:val="22"/>
      </w:rPr>
      <w:tblPr/>
      <w:tcPr>
        <w:shd w:val="clear" w:color="C0504D" w:fill="C0504D" w:themeFill="accent2"/>
      </w:tcPr>
    </w:tblStylePr>
    <w:tblStylePr w:type="lastCol">
      <w:rPr>
        <w:b/>
        <w:color w:val="FFFFFF"/>
        <w:sz w:val="22"/>
      </w:rPr>
      <w:tblPr/>
      <w:tcPr>
        <w:shd w:val="clear" w:color="C0504D" w:fill="C0504D" w:themeFill="accent2"/>
      </w:tcPr>
    </w:tblStylePr>
    <w:tblStylePr w:type="band1Vert">
      <w:tblPr/>
      <w:tcPr>
        <w:shd w:val="clear" w:color="E2AEAD" w:fill="E2AEAD" w:themeFill="accent2" w:themeFillTint="75"/>
      </w:tcPr>
    </w:tblStylePr>
    <w:tblStylePr w:type="band1Horz">
      <w:tblPr/>
      <w:tcPr>
        <w:shd w:val="clear" w:color="E2AEAD" w:fill="E2AEAD" w:themeFill="accent2" w:themeFillTint="75"/>
      </w:tcPr>
    </w:tblStylePr>
  </w:style>
  <w:style w:type="table" w:customStyle="1" w:styleId="GridTable5Dark-Accent3">
    <w:name w:val="Grid Table 5 Dark - Accent 3"/>
    <w:basedOn w:val="Tabelanormal"/>
    <w:uiPriority w:val="99"/>
    <w:tblPr>
      <w:tblStyleRowBandSize w:val="1"/>
      <w:tblStyleColBandSize w:val="1"/>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tblPr>
    <w:tblStylePr w:type="firstRow">
      <w:rPr>
        <w:b/>
        <w:color w:val="FFFFFF"/>
        <w:sz w:val="22"/>
      </w:rPr>
      <w:tblPr/>
      <w:tcPr>
        <w:shd w:val="clear" w:color="9BBB59" w:fill="9BBB59" w:themeFill="accent3"/>
      </w:tcPr>
    </w:tblStylePr>
    <w:tblStylePr w:type="lastRow">
      <w:rPr>
        <w:b/>
        <w:color w:val="FFFFFF"/>
        <w:sz w:val="22"/>
      </w:rPr>
      <w:tblPr/>
      <w:tcPr>
        <w:tcBorders>
          <w:top w:val="single" w:color="FFFFFF" w:themeColor="light1" w:sz="4" w:space="0"/>
        </w:tcBorders>
        <w:shd w:val="clear" w:color="9BBB59" w:fill="9BBB59" w:themeFill="accent3"/>
      </w:tcPr>
    </w:tblStylePr>
    <w:tblStylePr w:type="firstCol">
      <w:rPr>
        <w:b/>
        <w:color w:val="FFFFFF"/>
        <w:sz w:val="22"/>
      </w:rPr>
      <w:tblPr/>
      <w:tcPr>
        <w:shd w:val="clear" w:color="9BBB59" w:fill="9BBB59" w:themeFill="accent3"/>
      </w:tcPr>
    </w:tblStylePr>
    <w:tblStylePr w:type="lastCol">
      <w:rPr>
        <w:b/>
        <w:color w:val="FFFFFF"/>
        <w:sz w:val="22"/>
      </w:rPr>
      <w:tblPr/>
      <w:tcPr>
        <w:shd w:val="clear" w:color="9BBB59" w:fill="9BBB59" w:themeFill="accent3"/>
      </w:tcPr>
    </w:tblStylePr>
    <w:tblStylePr w:type="band1Vert">
      <w:tblPr/>
      <w:tcPr>
        <w:shd w:val="clear" w:color="D0DFB2" w:fill="D0DFB2" w:themeFill="accent3" w:themeFillTint="75"/>
      </w:tcPr>
    </w:tblStylePr>
    <w:tblStylePr w:type="band1Horz">
      <w:tblPr/>
      <w:tcPr>
        <w:shd w:val="clear" w:color="D0DFB2" w:fill="D0DFB2" w:themeFill="accent3" w:themeFillTint="75"/>
      </w:tcPr>
    </w:tblStylePr>
  </w:style>
  <w:style w:type="table" w:customStyle="1" w:styleId="GridTable5Dark-Accent4">
    <w:name w:val="Grid Table 5 Dark- Accent 4"/>
    <w:basedOn w:val="Tabelanormal"/>
    <w:uiPriority w:val="99"/>
    <w:tblPr>
      <w:tblStyleRowBandSize w:val="1"/>
      <w:tblStyleColBandSize w:val="1"/>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tblPr>
    <w:tblStylePr w:type="firstRow">
      <w:rPr>
        <w:b/>
        <w:color w:val="FFFFFF"/>
        <w:sz w:val="22"/>
      </w:rPr>
      <w:tblPr/>
      <w:tcPr>
        <w:shd w:val="clear" w:color="8064A2" w:fill="8064A2" w:themeFill="accent4"/>
      </w:tcPr>
    </w:tblStylePr>
    <w:tblStylePr w:type="lastRow">
      <w:rPr>
        <w:b/>
        <w:color w:val="FFFFFF"/>
        <w:sz w:val="22"/>
      </w:rPr>
      <w:tblPr/>
      <w:tcPr>
        <w:tcBorders>
          <w:top w:val="single" w:color="FFFFFF" w:themeColor="light1" w:sz="4" w:space="0"/>
        </w:tcBorders>
        <w:shd w:val="clear" w:color="8064A2" w:fill="8064A2" w:themeFill="accent4"/>
      </w:tcPr>
    </w:tblStylePr>
    <w:tblStylePr w:type="firstCol">
      <w:rPr>
        <w:b/>
        <w:color w:val="FFFFFF"/>
        <w:sz w:val="22"/>
      </w:rPr>
      <w:tblPr/>
      <w:tcPr>
        <w:shd w:val="clear" w:color="8064A2" w:fill="8064A2" w:themeFill="accent4"/>
      </w:tcPr>
    </w:tblStylePr>
    <w:tblStylePr w:type="lastCol">
      <w:rPr>
        <w:b/>
        <w:color w:val="FFFFFF"/>
        <w:sz w:val="22"/>
      </w:rPr>
      <w:tblPr/>
      <w:tcPr>
        <w:shd w:val="clear" w:color="8064A2" w:fill="8064A2" w:themeFill="accent4"/>
      </w:tcPr>
    </w:tblStylePr>
    <w:tblStylePr w:type="band1Vert">
      <w:tblPr/>
      <w:tcPr>
        <w:shd w:val="clear" w:color="C4B7D4" w:fill="C4B7D4" w:themeFill="accent4" w:themeFillTint="75"/>
      </w:tcPr>
    </w:tblStylePr>
    <w:tblStylePr w:type="band1Horz">
      <w:tblPr/>
      <w:tcPr>
        <w:shd w:val="clear" w:color="C4B7D4" w:fill="C4B7D4" w:themeFill="accent4" w:themeFillTint="75"/>
      </w:tcPr>
    </w:tblStylePr>
  </w:style>
  <w:style w:type="table" w:customStyle="1" w:styleId="GridTable5Dark-Accent5">
    <w:name w:val="Grid Table 5 Dark - Accent 5"/>
    <w:basedOn w:val="Tabelanormal"/>
    <w:uiPriority w:val="99"/>
    <w:tblPr>
      <w:tblStyleRowBandSize w:val="1"/>
      <w:tblStyleColBandSize w:val="1"/>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tblPr>
    <w:tblStylePr w:type="firstRow">
      <w:rPr>
        <w:b/>
        <w:color w:val="FFFFFF"/>
        <w:sz w:val="22"/>
      </w:rPr>
      <w:tblPr/>
      <w:tcPr>
        <w:shd w:val="clear" w:color="4BACC6" w:fill="4BACC6" w:themeFill="accent5"/>
      </w:tcPr>
    </w:tblStylePr>
    <w:tblStylePr w:type="lastRow">
      <w:rPr>
        <w:b/>
        <w:color w:val="FFFFFF"/>
        <w:sz w:val="22"/>
      </w:rPr>
      <w:tblPr/>
      <w:tcPr>
        <w:tcBorders>
          <w:top w:val="single" w:color="FFFFFF" w:themeColor="light1" w:sz="4" w:space="0"/>
        </w:tcBorders>
        <w:shd w:val="clear" w:color="4BACC6" w:fill="4BACC6" w:themeFill="accent5"/>
      </w:tcPr>
    </w:tblStylePr>
    <w:tblStylePr w:type="firstCol">
      <w:rPr>
        <w:b/>
        <w:color w:val="FFFFFF"/>
        <w:sz w:val="22"/>
      </w:rPr>
      <w:tblPr/>
      <w:tcPr>
        <w:shd w:val="clear" w:color="4BACC6" w:fill="4BACC6" w:themeFill="accent5"/>
      </w:tcPr>
    </w:tblStylePr>
    <w:tblStylePr w:type="lastCol">
      <w:rPr>
        <w:b/>
        <w:color w:val="FFFFFF"/>
        <w:sz w:val="22"/>
      </w:rPr>
      <w:tblPr/>
      <w:tcPr>
        <w:shd w:val="clear" w:color="4BACC6" w:fill="4BACC6" w:themeFill="accent5"/>
      </w:tcPr>
    </w:tblStylePr>
    <w:tblStylePr w:type="band1Vert">
      <w:tblPr/>
      <w:tcPr>
        <w:shd w:val="clear" w:color="ACD8E4" w:fill="ACD8E4" w:themeFill="accent5" w:themeFillTint="75"/>
      </w:tcPr>
    </w:tblStylePr>
    <w:tblStylePr w:type="band1Horz">
      <w:tblPr/>
      <w:tcPr>
        <w:shd w:val="clear" w:color="ACD8E4" w:fill="ACD8E4" w:themeFill="accent5" w:themeFillTint="75"/>
      </w:tcPr>
    </w:tblStylePr>
  </w:style>
  <w:style w:type="table" w:customStyle="1" w:styleId="GridTable5Dark-Accent6">
    <w:name w:val="Grid Table 5 Dark - Accent 6"/>
    <w:basedOn w:val="Tabelanormal"/>
    <w:uiPriority w:val="99"/>
    <w:tblPr>
      <w:tblStyleRowBandSize w:val="1"/>
      <w:tblStyleColBandSize w:val="1"/>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tblPr>
    <w:tblStylePr w:type="firstRow">
      <w:rPr>
        <w:b/>
        <w:color w:val="FFFFFF"/>
        <w:sz w:val="22"/>
      </w:rPr>
      <w:tblPr/>
      <w:tcPr>
        <w:shd w:val="clear" w:color="F79646" w:fill="F79646" w:themeFill="accent6"/>
      </w:tcPr>
    </w:tblStylePr>
    <w:tblStylePr w:type="lastRow">
      <w:rPr>
        <w:b/>
        <w:color w:val="FFFFFF"/>
        <w:sz w:val="22"/>
      </w:rPr>
      <w:tblPr/>
      <w:tcPr>
        <w:tcBorders>
          <w:top w:val="single" w:color="FFFFFF" w:themeColor="light1" w:sz="4" w:space="0"/>
        </w:tcBorders>
        <w:shd w:val="clear" w:color="F79646" w:fill="F79646" w:themeFill="accent6"/>
      </w:tcPr>
    </w:tblStylePr>
    <w:tblStylePr w:type="firstCol">
      <w:rPr>
        <w:b/>
        <w:color w:val="FFFFFF"/>
        <w:sz w:val="22"/>
      </w:rPr>
      <w:tblPr/>
      <w:tcPr>
        <w:shd w:val="clear" w:color="F79646" w:fill="F79646" w:themeFill="accent6"/>
      </w:tcPr>
    </w:tblStylePr>
    <w:tblStylePr w:type="lastCol">
      <w:rPr>
        <w:b/>
        <w:color w:val="FFFFFF"/>
        <w:sz w:val="22"/>
      </w:rPr>
      <w:tblPr/>
      <w:tcPr>
        <w:shd w:val="clear" w:color="F79646" w:fill="F79646" w:themeFill="accent6"/>
      </w:tcPr>
    </w:tblStylePr>
    <w:tblStylePr w:type="band1Vert">
      <w:tblPr/>
      <w:tcPr>
        <w:shd w:val="clear" w:color="FBCEAA" w:fill="FBCEAA" w:themeFill="accent6" w:themeFillTint="75"/>
      </w:tcPr>
    </w:tblStylePr>
    <w:tblStylePr w:type="band1Horz">
      <w:tblPr/>
      <w:tcPr>
        <w:shd w:val="clear" w:color="FBCEAA" w:fill="FBCEAA" w:themeFill="accent6" w:themeFillTint="75"/>
      </w:tcPr>
    </w:tblStylePr>
  </w:style>
  <w:style w:type="table" w:styleId="TabeladeGrade6Colorida">
    <w:name w:val="Grid Table 6 Colorful"/>
    <w:basedOn w:val="Tabelanormal"/>
    <w:uiPriority w:val="99"/>
    <w:tblPr>
      <w:tblStyleRowBandSize w:val="1"/>
      <w:tblStyleColBandSize w:val="1"/>
      <w:tblBorders>
        <w:top w:val="single" w:color="7F7F7F" w:themeColor="text1" w:themeTint="80" w:sz="4" w:space="0"/>
        <w:left w:val="single" w:color="7F7F7F" w:themeColor="text1" w:themeTint="80" w:sz="4" w:space="0"/>
        <w:bottom w:val="single" w:color="7F7F7F" w:themeColor="text1" w:themeTint="80" w:sz="4" w:space="0"/>
        <w:right w:val="single" w:color="7F7F7F" w:themeColor="text1" w:themeTint="80" w:sz="4" w:space="0"/>
        <w:insideH w:val="single" w:color="7F7F7F" w:themeColor="text1" w:themeTint="80" w:sz="4" w:space="0"/>
        <w:insideV w:val="single" w:color="7F7F7F" w:themeColor="text1" w:themeTint="80" w:sz="4" w:space="0"/>
      </w:tblBorders>
    </w:tblPr>
    <w:tblStylePr w:type="firstRow">
      <w:rPr>
        <w:b/>
        <w:color w:val="7F7F7F" w:themeColor="text1" w:themeTint="80" w:themeShade="95"/>
      </w:rPr>
      <w:tblPr/>
      <w:tcPr>
        <w:tcBorders>
          <w:bottom w:val="single" w:color="7F7F7F" w:themeColor="text1" w:sz="12" w:space="0"/>
        </w:tcBorders>
      </w:tcPr>
    </w:tblStylePr>
    <w:tblStylePr w:type="lastRow">
      <w:rPr>
        <w:b/>
        <w:color w:val="7F7F7F" w:themeColor="text1" w:themeTint="80" w:themeShade="95"/>
      </w:rPr>
      <w:tblPr/>
    </w:tblStylePr>
    <w:tblStylePr w:type="firstCol">
      <w:rPr>
        <w:b/>
        <w:color w:val="7F7F7F" w:themeColor="text1" w:themeTint="80" w:themeShade="95"/>
      </w:rPr>
      <w:tblPr/>
    </w:tblStylePr>
    <w:tblStylePr w:type="lastCol">
      <w:rPr>
        <w:b/>
        <w:color w:val="7F7F7F" w:themeColor="text1" w:themeTint="80" w:themeShade="95"/>
      </w:rPr>
      <w:tblPr/>
    </w:tblStylePr>
    <w:tblStylePr w:type="band1Vert">
      <w:tblPr/>
      <w:tcPr>
        <w:shd w:val="clear" w:color="CBCBCB" w:fill="CBCBCB" w:themeFill="text1" w:themeFillTint="34"/>
      </w:tcPr>
    </w:tblStylePr>
    <w:tblStylePr w:type="band1Horz">
      <w:rPr>
        <w:color w:val="7F7F7F" w:themeColor="text1" w:themeTint="80" w:themeShade="95"/>
        <w:sz w:val="22"/>
      </w:rPr>
      <w:tblPr/>
      <w:tcPr>
        <w:shd w:val="clear" w:color="CBCBCB" w:fill="CBCBCB" w:themeFill="text1" w:themeFillTint="34"/>
      </w:tcPr>
    </w:tblStylePr>
    <w:tblStylePr w:type="band2Horz">
      <w:rPr>
        <w:color w:val="7F7F7F" w:themeColor="text1" w:themeTint="80" w:themeShade="95"/>
        <w:sz w:val="22"/>
      </w:rPr>
      <w:tblPr/>
    </w:tblStylePr>
  </w:style>
  <w:style w:type="table" w:customStyle="1" w:styleId="GridTable6Colorful-Accent1">
    <w:name w:val="Grid Table 6 Colorful - Accent 1"/>
    <w:basedOn w:val="Tabelanormal"/>
    <w:uiPriority w:val="99"/>
    <w:tblPr>
      <w:tblStyleRowBandSize w:val="1"/>
      <w:tblStyleColBandSize w:val="1"/>
      <w:tblBorders>
        <w:top w:val="single" w:color="A6BFDD" w:themeColor="accent1" w:themeTint="80" w:sz="4" w:space="0"/>
        <w:left w:val="single" w:color="A6BFDD" w:themeColor="accent1" w:themeTint="80" w:sz="4" w:space="0"/>
        <w:bottom w:val="single" w:color="A6BFDD" w:themeColor="accent1" w:themeTint="80" w:sz="4" w:space="0"/>
        <w:right w:val="single" w:color="A6BFDD" w:themeColor="accent1" w:themeTint="80" w:sz="4" w:space="0"/>
        <w:insideH w:val="single" w:color="A6BFDD" w:themeColor="accent1" w:themeTint="80" w:sz="4" w:space="0"/>
        <w:insideV w:val="single" w:color="A6BFDD" w:themeColor="accent1" w:themeTint="80" w:sz="4" w:space="0"/>
      </w:tblBorders>
    </w:tblPr>
    <w:tblStylePr w:type="firstRow">
      <w:rPr>
        <w:b/>
        <w:color w:val="A6BFDD" w:themeColor="accent1" w:themeTint="80" w:themeShade="95"/>
      </w:rPr>
      <w:tblPr/>
      <w:tcPr>
        <w:tcBorders>
          <w:bottom w:val="single" w:color="A6BFDD" w:themeColor="accent1" w:sz="12" w:space="0"/>
        </w:tcBorders>
      </w:tcPr>
    </w:tblStylePr>
    <w:tblStylePr w:type="lastRow">
      <w:rPr>
        <w:b/>
        <w:color w:val="A6BFDD" w:themeColor="accent1" w:themeTint="80" w:themeShade="95"/>
      </w:rPr>
      <w:tblPr/>
    </w:tblStylePr>
    <w:tblStylePr w:type="firstCol">
      <w:rPr>
        <w:b/>
        <w:color w:val="A6BFDD" w:themeColor="accent1" w:themeTint="80" w:themeShade="95"/>
      </w:rPr>
      <w:tblPr/>
    </w:tblStylePr>
    <w:tblStylePr w:type="lastCol">
      <w:rPr>
        <w:b/>
        <w:color w:val="A6BFDD" w:themeColor="accent1" w:themeTint="80" w:themeShade="95"/>
      </w:rPr>
      <w:tblPr/>
    </w:tblStylePr>
    <w:tblStylePr w:type="band1Vert">
      <w:tblPr/>
      <w:tcPr>
        <w:shd w:val="clear" w:color="DAE5F1" w:fill="DAE5F1" w:themeFill="accent1" w:themeFillTint="34"/>
      </w:tcPr>
    </w:tblStylePr>
    <w:tblStylePr w:type="band1Horz">
      <w:rPr>
        <w:color w:val="A6BFDD" w:themeColor="accent1" w:themeTint="80" w:themeShade="95"/>
        <w:sz w:val="22"/>
      </w:rPr>
      <w:tblPr/>
      <w:tcPr>
        <w:shd w:val="clear" w:color="DAE5F1" w:fill="DAE5F1" w:themeFill="accent1" w:themeFillTint="34"/>
      </w:tcPr>
    </w:tblStylePr>
    <w:tblStylePr w:type="band2Horz">
      <w:rPr>
        <w:color w:val="A6BFDD" w:themeColor="accent1" w:themeTint="80" w:themeShade="95"/>
        <w:sz w:val="22"/>
      </w:rPr>
      <w:tblPr/>
    </w:tblStylePr>
  </w:style>
  <w:style w:type="table" w:customStyle="1" w:styleId="GridTable6Colorful-Accent2">
    <w:name w:val="Grid Table 6 Colorful - Accent 2"/>
    <w:basedOn w:val="Tabelanormal"/>
    <w:uiPriority w:val="99"/>
    <w:tblPr>
      <w:tblStyleRowBandSize w:val="1"/>
      <w:tblStyleColBandSize w:val="1"/>
      <w:tblBorders>
        <w:top w:val="single" w:color="D99695" w:themeColor="accent2" w:themeTint="97" w:sz="4" w:space="0"/>
        <w:left w:val="single" w:color="D99695" w:themeColor="accent2" w:themeTint="97" w:sz="4" w:space="0"/>
        <w:bottom w:val="single" w:color="D99695" w:themeColor="accent2" w:themeTint="97" w:sz="4" w:space="0"/>
        <w:right w:val="single" w:color="D99695" w:themeColor="accent2" w:themeTint="97" w:sz="4" w:space="0"/>
        <w:insideH w:val="single" w:color="D99695" w:themeColor="accent2" w:themeTint="97" w:sz="4" w:space="0"/>
        <w:insideV w:val="single" w:color="D99695" w:themeColor="accent2" w:themeTint="97" w:sz="4" w:space="0"/>
      </w:tblBorders>
    </w:tblPr>
    <w:tblStylePr w:type="firstRow">
      <w:rPr>
        <w:b/>
        <w:color w:val="D99695" w:themeColor="accent2" w:themeTint="97" w:themeShade="95"/>
      </w:rPr>
      <w:tblPr/>
      <w:tcPr>
        <w:tcBorders>
          <w:bottom w:val="single" w:color="D99695" w:themeColor="accent2" w:sz="12" w:space="0"/>
        </w:tcBorders>
      </w:tcPr>
    </w:tblStylePr>
    <w:tblStylePr w:type="lastRow">
      <w:rPr>
        <w:b/>
        <w:color w:val="D99695" w:themeColor="accent2" w:themeTint="97" w:themeShade="95"/>
      </w:rPr>
      <w:tblPr/>
    </w:tblStylePr>
    <w:tblStylePr w:type="firstCol">
      <w:rPr>
        <w:b/>
        <w:color w:val="D99695" w:themeColor="accent2" w:themeTint="97" w:themeShade="95"/>
      </w:rPr>
      <w:tblPr/>
    </w:tblStylePr>
    <w:tblStylePr w:type="lastCol">
      <w:rPr>
        <w:b/>
        <w:color w:val="D99695" w:themeColor="accent2" w:themeTint="97" w:themeShade="95"/>
      </w:rPr>
      <w:tblPr/>
    </w:tblStylePr>
    <w:tblStylePr w:type="band1Vert">
      <w:tblPr/>
      <w:tcPr>
        <w:shd w:val="clear" w:color="F2DCDC" w:fill="F2DCDC" w:themeFill="accent2" w:themeFillTint="32"/>
      </w:tcPr>
    </w:tblStylePr>
    <w:tblStylePr w:type="band1Horz">
      <w:rPr>
        <w:color w:val="D99695" w:themeColor="accent2" w:themeTint="97" w:themeShade="95"/>
        <w:sz w:val="22"/>
      </w:rPr>
      <w:tblPr/>
      <w:tcPr>
        <w:shd w:val="clear" w:color="F2DCDC" w:fill="F2DCDC" w:themeFill="accent2" w:themeFillTint="32"/>
      </w:tcPr>
    </w:tblStylePr>
    <w:tblStylePr w:type="band2Horz">
      <w:rPr>
        <w:color w:val="D99695" w:themeColor="accent2" w:themeTint="97" w:themeShade="95"/>
        <w:sz w:val="22"/>
      </w:rPr>
      <w:tblPr/>
    </w:tblStylePr>
  </w:style>
  <w:style w:type="table" w:customStyle="1" w:styleId="GridTable6Colorful-Accent3">
    <w:name w:val="Grid Table 6 Colorful - Accent 3"/>
    <w:basedOn w:val="Tabelanormal"/>
    <w:uiPriority w:val="99"/>
    <w:tblPr>
      <w:tblStyleRowBandSize w:val="1"/>
      <w:tblStyleColBandSize w:val="1"/>
      <w:tblBorders>
        <w:top w:val="single" w:color="9ABB59" w:themeColor="accent3" w:themeTint="fe" w:sz="4" w:space="0"/>
        <w:left w:val="single" w:color="9ABB59" w:themeColor="accent3" w:themeTint="fe" w:sz="4" w:space="0"/>
        <w:bottom w:val="single" w:color="9ABB59" w:themeColor="accent3" w:themeTint="fe" w:sz="4" w:space="0"/>
        <w:right w:val="single" w:color="9ABB59" w:themeColor="accent3" w:themeTint="fe" w:sz="4" w:space="0"/>
        <w:insideH w:val="single" w:color="9ABB59" w:themeColor="accent3" w:themeTint="fe" w:sz="4" w:space="0"/>
        <w:insideV w:val="single" w:color="9ABB59" w:themeColor="accent3" w:themeTint="fe" w:sz="4" w:space="0"/>
      </w:tblBorders>
    </w:tblPr>
    <w:tblStylePr w:type="firstRow">
      <w:rPr>
        <w:b/>
        <w:color w:val="9ABB59" w:themeColor="accent3" w:themeTint="fe" w:themeShade="95"/>
      </w:rPr>
      <w:tblPr/>
      <w:tcPr>
        <w:tcBorders>
          <w:bottom w:val="single" w:color="9ABB59" w:themeColor="accent3" w:sz="12" w:space="0"/>
        </w:tcBorders>
      </w:tcPr>
    </w:tblStylePr>
    <w:tblStylePr w:type="lastRow">
      <w:rPr>
        <w:b/>
        <w:color w:val="9ABB59" w:themeColor="accent3" w:themeTint="fe" w:themeShade="95"/>
      </w:rPr>
      <w:tblPr/>
    </w:tblStylePr>
    <w:tblStylePr w:type="firstCol">
      <w:rPr>
        <w:b/>
        <w:color w:val="9ABB59" w:themeColor="accent3" w:themeTint="fe" w:themeShade="95"/>
      </w:rPr>
      <w:tblPr/>
    </w:tblStylePr>
    <w:tblStylePr w:type="lastCol">
      <w:rPr>
        <w:b/>
        <w:color w:val="9ABB59" w:themeColor="accent3" w:themeTint="fe" w:themeShade="95"/>
      </w:rPr>
      <w:tblPr/>
    </w:tblStylePr>
    <w:tblStylePr w:type="band1Vert">
      <w:tblPr/>
      <w:tcPr>
        <w:shd w:val="clear" w:color="EAF1DC" w:fill="EAF1DC" w:themeFill="accent3" w:themeFillTint="34"/>
      </w:tcPr>
    </w:tblStylePr>
    <w:tblStylePr w:type="band1Horz">
      <w:rPr>
        <w:color w:val="9ABB59" w:themeColor="accent3" w:themeTint="fe" w:themeShade="95"/>
        <w:sz w:val="22"/>
      </w:rPr>
      <w:tblPr/>
      <w:tcPr>
        <w:shd w:val="clear" w:color="EAF1DC" w:fill="EAF1DC" w:themeFill="accent3" w:themeFillTint="34"/>
      </w:tcPr>
    </w:tblStylePr>
    <w:tblStylePr w:type="band2Horz">
      <w:rPr>
        <w:color w:val="9ABB59" w:themeColor="accent3" w:themeTint="fe" w:themeShade="95"/>
        <w:sz w:val="22"/>
      </w:rPr>
      <w:tblPr/>
    </w:tblStylePr>
  </w:style>
  <w:style w:type="table" w:customStyle="1" w:styleId="GridTable6Colorful-Accent4">
    <w:name w:val="Grid Table 6 Colorful - Accent 4"/>
    <w:basedOn w:val="Tabelanormal"/>
    <w:uiPriority w:val="99"/>
    <w:tblPr>
      <w:tblStyleRowBandSize w:val="1"/>
      <w:tblStyleColBandSize w:val="1"/>
      <w:tblBorders>
        <w:top w:val="single" w:color="B2A1C6" w:themeColor="accent4" w:themeTint="9a" w:sz="4" w:space="0"/>
        <w:left w:val="single" w:color="B2A1C6" w:themeColor="accent4" w:themeTint="9a" w:sz="4" w:space="0"/>
        <w:bottom w:val="single" w:color="B2A1C6" w:themeColor="accent4" w:themeTint="9a" w:sz="4" w:space="0"/>
        <w:right w:val="single" w:color="B2A1C6" w:themeColor="accent4" w:themeTint="9a" w:sz="4" w:space="0"/>
        <w:insideH w:val="single" w:color="B2A1C6" w:themeColor="accent4" w:themeTint="9a" w:sz="4" w:space="0"/>
        <w:insideV w:val="single" w:color="B2A1C6" w:themeColor="accent4" w:themeTint="9a" w:sz="4" w:space="0"/>
      </w:tblBorders>
    </w:tblPr>
    <w:tblStylePr w:type="firstRow">
      <w:rPr>
        <w:b/>
        <w:color w:val="B2A1C6" w:themeColor="accent4" w:themeTint="9a" w:themeShade="95"/>
      </w:rPr>
      <w:tblPr/>
      <w:tcPr>
        <w:tcBorders>
          <w:bottom w:val="single" w:color="B2A1C6" w:themeColor="accent4" w:sz="12" w:space="0"/>
        </w:tcBorders>
      </w:tcPr>
    </w:tblStylePr>
    <w:tblStylePr w:type="lastRow">
      <w:rPr>
        <w:b/>
        <w:color w:val="B2A1C6" w:themeColor="accent4" w:themeTint="9a" w:themeShade="95"/>
      </w:rPr>
      <w:tblPr/>
    </w:tblStylePr>
    <w:tblStylePr w:type="firstCol">
      <w:rPr>
        <w:b/>
        <w:color w:val="B2A1C6" w:themeColor="accent4" w:themeTint="9a" w:themeShade="95"/>
      </w:rPr>
      <w:tblPr/>
    </w:tblStylePr>
    <w:tblStylePr w:type="lastCol">
      <w:rPr>
        <w:b/>
        <w:color w:val="B2A1C6" w:themeColor="accent4" w:themeTint="9a" w:themeShade="95"/>
      </w:rPr>
      <w:tblPr/>
    </w:tblStylePr>
    <w:tblStylePr w:type="band1Vert">
      <w:tblPr/>
      <w:tcPr>
        <w:shd w:val="clear" w:color="E5DFEC" w:fill="E5DFEC" w:themeFill="accent4" w:themeFillTint="34"/>
      </w:tcPr>
    </w:tblStylePr>
    <w:tblStylePr w:type="band1Horz">
      <w:rPr>
        <w:color w:val="B2A1C6" w:themeColor="accent4" w:themeTint="9a" w:themeShade="95"/>
        <w:sz w:val="22"/>
      </w:rPr>
      <w:tblPr/>
      <w:tcPr>
        <w:shd w:val="clear" w:color="E5DFEC" w:fill="E5DFEC" w:themeFill="accent4" w:themeFillTint="34"/>
      </w:tcPr>
    </w:tblStylePr>
    <w:tblStylePr w:type="band2Horz">
      <w:rPr>
        <w:color w:val="B2A1C6" w:themeColor="accent4" w:themeTint="9a" w:themeShade="95"/>
        <w:sz w:val="22"/>
      </w:rPr>
      <w:tblPr/>
    </w:tblStylePr>
  </w:style>
  <w:style w:type="table" w:customStyle="1" w:styleId="GridTable6Colorful-Accent5">
    <w:name w:val="Grid Table 6 Colorful - Accent 5"/>
    <w:basedOn w:val="Tabelanormal"/>
    <w:uiPriority w:val="99"/>
    <w:tblPr>
      <w:tblStyleRowBandSize w:val="1"/>
      <w:tblStyleColBandSize w:val="1"/>
      <w:tblBorders>
        <w:top w:val="single" w:color="4BACC6" w:themeColor="accent5" w:sz="4" w:space="0"/>
        <w:left w:val="single" w:color="4BACC6" w:themeColor="accent5" w:sz="4" w:space="0"/>
        <w:bottom w:val="single" w:color="4BACC6" w:themeColor="accent5" w:sz="4" w:space="0"/>
        <w:right w:val="single" w:color="4BACC6" w:themeColor="accent5" w:sz="4" w:space="0"/>
        <w:insideH w:val="single" w:color="4BACC6" w:themeColor="accent5" w:sz="4" w:space="0"/>
        <w:insideV w:val="single" w:color="4BACC6" w:themeColor="accent5" w:sz="4" w:space="0"/>
      </w:tblBorders>
    </w:tblPr>
    <w:tblStylePr w:type="firstRow">
      <w:rPr>
        <w:b/>
        <w:color w:val="266779" w:themeColor="accent5" w:themeShade="95"/>
      </w:rPr>
      <w:tblPr/>
      <w:tcPr>
        <w:tcBorders>
          <w:bottom w:val="single" w:color="4BACC6" w:themeColor="accent5" w:sz="12" w:space="0"/>
        </w:tcBorders>
      </w:tcPr>
    </w:tblStylePr>
    <w:tblStylePr w:type="lastRow">
      <w:rPr>
        <w:b/>
        <w:color w:val="266779" w:themeColor="accent5" w:themeShade="95"/>
      </w:rPr>
      <w:tblPr/>
    </w:tblStylePr>
    <w:tblStylePr w:type="firstCol">
      <w:rPr>
        <w:b/>
        <w:color w:val="266779" w:themeColor="accent5" w:themeShade="95"/>
      </w:rPr>
      <w:tblPr/>
    </w:tblStylePr>
    <w:tblStylePr w:type="lastCol">
      <w:rPr>
        <w:b/>
        <w:color w:val="266779" w:themeColor="accent5" w:themeShade="95"/>
      </w:rPr>
      <w:tblPr/>
    </w:tblStylePr>
    <w:tblStylePr w:type="band1Vert">
      <w:tblPr/>
      <w:tcPr>
        <w:shd w:val="clear" w:color="DAEEF3" w:fill="DAEEF3" w:themeFill="accent5" w:themeFillTint="34"/>
      </w:tcPr>
    </w:tblStylePr>
    <w:tblStylePr w:type="band1Horz">
      <w:rPr>
        <w:color w:val="266779" w:themeColor="accent5" w:themeShade="95"/>
        <w:sz w:val="22"/>
      </w:rPr>
      <w:tblPr/>
      <w:tcPr>
        <w:shd w:val="clear" w:color="DAEEF3" w:fill="DAEEF3" w:themeFill="accent5" w:themeFillTint="34"/>
      </w:tcPr>
    </w:tblStylePr>
    <w:tblStylePr w:type="band2Horz">
      <w:rPr>
        <w:color w:val="266779" w:themeColor="accent5" w:themeShade="95"/>
        <w:sz w:val="22"/>
      </w:rPr>
      <w:tblPr/>
    </w:tblStylePr>
  </w:style>
  <w:style w:type="table" w:customStyle="1" w:styleId="GridTable6Colorful-Accent6">
    <w:name w:val="Grid Table 6 Colorful - Accent 6"/>
    <w:basedOn w:val="Tabelanormal"/>
    <w:uiPriority w:val="99"/>
    <w:tblPr>
      <w:tblStyleRowBandSize w:val="1"/>
      <w:tblStyleColBandSize w:val="1"/>
      <w:tblBorders>
        <w:top w:val="single" w:color="F79646" w:themeColor="accent6" w:sz="4" w:space="0"/>
        <w:left w:val="single" w:color="F79646" w:themeColor="accent6" w:sz="4" w:space="0"/>
        <w:bottom w:val="single" w:color="F79646" w:themeColor="accent6" w:sz="4" w:space="0"/>
        <w:right w:val="single" w:color="F79646" w:themeColor="accent6" w:sz="4" w:space="0"/>
        <w:insideH w:val="single" w:color="F79646" w:themeColor="accent6" w:sz="4" w:space="0"/>
        <w:insideV w:val="single" w:color="F79646" w:themeColor="accent6" w:sz="4" w:space="0"/>
      </w:tblBorders>
    </w:tblPr>
    <w:tblStylePr w:type="firstRow">
      <w:rPr>
        <w:b/>
        <w:color w:val="266779" w:themeColor="accent5" w:themeShade="95"/>
      </w:rPr>
      <w:tblPr/>
      <w:tcPr>
        <w:tcBorders>
          <w:bottom w:val="single" w:color="F79646" w:themeColor="accent6" w:sz="12" w:space="0"/>
        </w:tcBorders>
      </w:tcPr>
    </w:tblStylePr>
    <w:tblStylePr w:type="lastRow">
      <w:rPr>
        <w:b/>
        <w:color w:val="266779" w:themeColor="accent5" w:themeShade="95"/>
      </w:rPr>
      <w:tblPr/>
    </w:tblStylePr>
    <w:tblStylePr w:type="firstCol">
      <w:rPr>
        <w:b/>
        <w:color w:val="266779" w:themeColor="accent5" w:themeShade="95"/>
      </w:rPr>
      <w:tblPr/>
    </w:tblStylePr>
    <w:tblStylePr w:type="lastCol">
      <w:rPr>
        <w:b/>
        <w:color w:val="266779" w:themeColor="accent5" w:themeShade="95"/>
      </w:rPr>
      <w:tblPr/>
    </w:tblStylePr>
    <w:tblStylePr w:type="band1Vert">
      <w:tblPr/>
      <w:tcPr>
        <w:shd w:val="clear" w:color="FDE9D8" w:fill="FDE9D8" w:themeFill="accent6" w:themeFillTint="34"/>
      </w:tcPr>
    </w:tblStylePr>
    <w:tblStylePr w:type="band1Horz">
      <w:rPr>
        <w:color w:val="266779" w:themeColor="accent5" w:themeShade="95"/>
        <w:sz w:val="22"/>
      </w:rPr>
      <w:tblPr/>
      <w:tcPr>
        <w:shd w:val="clear" w:color="FDE9D8" w:fill="FDE9D8" w:themeFill="accent6" w:themeFillTint="34"/>
      </w:tcPr>
    </w:tblStylePr>
    <w:tblStylePr w:type="band2Horz">
      <w:rPr>
        <w:color w:val="266779" w:themeColor="accent5" w:themeShade="95"/>
        <w:sz w:val="22"/>
      </w:rPr>
      <w:tblPr/>
    </w:tblStylePr>
  </w:style>
  <w:style w:type="table" w:styleId="TabeladeGrade7Colorida">
    <w:name w:val="Grid Table 7 Colorful"/>
    <w:basedOn w:val="Tabelanormal"/>
    <w:uiPriority w:val="99"/>
    <w:tblPr>
      <w:tblStyleRowBandSize w:val="1"/>
      <w:tblStyleColBandSize w:val="1"/>
      <w:tblBorders>
        <w:bottom w:val="single" w:color="7F7F7F" w:themeColor="text1" w:themeTint="80" w:sz="4" w:space="0"/>
        <w:right w:val="single" w:color="7F7F7F" w:themeColor="text1" w:themeTint="80" w:sz="4" w:space="0"/>
        <w:insideH w:val="single" w:color="7F7F7F" w:themeColor="text1" w:themeTint="80" w:sz="4" w:space="0"/>
        <w:insideV w:val="single" w:color="7F7F7F" w:themeColor="text1" w:themeTint="80" w:sz="4" w:space="0"/>
      </w:tblBorders>
    </w:tblPr>
    <w:tblStylePr w:type="firstRow">
      <w:rPr>
        <w:b/>
        <w:color w:val="7F7F7F" w:themeColor="text1" w:themeTint="80" w:themeShade="95"/>
        <w:sz w:val="22"/>
      </w:rPr>
      <w:tblPr/>
      <w:tcPr>
        <w:tcBorders>
          <w:top w:val="none" w:color="000000" w:sz="4" w:space="0"/>
          <w:left w:val="none" w:color="000000" w:sz="4" w:space="0"/>
          <w:bottom w:val="single" w:color="7F7F7F" w:themeColor="text1" w:sz="4" w:space="0"/>
          <w:right w:val="none" w:color="000000" w:sz="4" w:space="0"/>
        </w:tcBorders>
        <w:shd w:val="clear" w:color="FFFFFF" w:fill="FFFFFF" w:themeFill="light1"/>
      </w:tcPr>
    </w:tblStylePr>
    <w:tblStylePr w:type="lastRow">
      <w:rPr>
        <w:b/>
        <w:color w:val="7F7F7F" w:themeColor="text1" w:themeTint="80" w:themeShade="95"/>
        <w:sz w:val="22"/>
      </w:rPr>
      <w:tblPr/>
      <w:tcPr>
        <w:tcBorders>
          <w:top w:val="single" w:color="7F7F7F" w:themeColor="text1" w:sz="4" w:space="0"/>
          <w:left w:val="none" w:color="000000" w:sz="4" w:space="0"/>
          <w:bottom w:val="none" w:color="000000" w:sz="4" w:space="0"/>
          <w:right w:val="none" w:color="000000" w:sz="4" w:space="0"/>
        </w:tcBorders>
        <w:shd w:val="clear" w:color="FFFFFF" w:fill="FFFFFF" w:themeFill="light1"/>
      </w:tcPr>
    </w:tblStylePr>
    <w:tblStylePr w:type="firstCol">
      <w:pPr>
        <w:jc w:val="right"/>
      </w:pPr>
      <w:rPr>
        <w:i/>
        <w:color w:val="7F7F7F" w:themeColor="text1" w:themeTint="80" w:themeShade="95"/>
        <w:sz w:val="22"/>
      </w:rPr>
      <w:tblPr/>
      <w:tcPr>
        <w:tcBorders>
          <w:top w:val="none" w:color="000000" w:sz="4" w:space="0"/>
          <w:left w:val="none" w:color="000000" w:sz="4" w:space="0"/>
          <w:bottom w:val="none" w:color="000000" w:sz="4" w:space="0"/>
          <w:right w:val="single" w:color="7F7F7F" w:themeColor="text1" w:sz="4" w:space="0"/>
        </w:tcBorders>
        <w:shd w:val="clear" w:color="FFFFFF" w:fill="auto"/>
      </w:tcPr>
    </w:tblStylePr>
    <w:tblStylePr w:type="lastCol">
      <w:rPr>
        <w:i/>
        <w:color w:val="7F7F7F" w:themeColor="text1" w:themeTint="80" w:themeShade="95"/>
        <w:sz w:val="22"/>
      </w:rPr>
      <w:tblPr/>
      <w:tcPr>
        <w:tcBorders>
          <w:top w:val="none" w:color="000000" w:sz="4" w:space="0"/>
          <w:left w:val="single" w:color="7F7F7F" w:themeColor="text1" w:sz="4" w:space="0"/>
          <w:bottom w:val="none" w:color="000000" w:sz="4" w:space="0"/>
          <w:right w:val="none" w:color="000000" w:sz="4" w:space="0"/>
        </w:tcBorders>
        <w:shd w:val="clear" w:color="FFFFFF" w:fill="auto"/>
      </w:tcPr>
    </w:tblStylePr>
    <w:tblStylePr w:type="band1Vert">
      <w:tblPr/>
      <w:tcPr>
        <w:shd w:val="clear" w:color="F2F2F2" w:fill="F2F2F2" w:themeFill="text1" w:themeFillTint="d"/>
      </w:tcPr>
    </w:tblStylePr>
    <w:tblStylePr w:type="band1Horz">
      <w:rPr>
        <w:color w:val="7F7F7F" w:themeColor="text1" w:themeTint="80" w:themeShade="95"/>
        <w:sz w:val="22"/>
      </w:rPr>
      <w:tblPr/>
      <w:tcPr>
        <w:shd w:val="clear" w:color="F2F2F2" w:fill="F2F2F2" w:themeFill="text1" w:themeFillTint="d"/>
      </w:tcPr>
    </w:tblStylePr>
    <w:tblStylePr w:type="band2Horz">
      <w:rPr>
        <w:color w:val="7F7F7F" w:themeColor="text1" w:themeTint="80" w:themeShade="95"/>
        <w:sz w:val="22"/>
      </w:rPr>
      <w:tblPr/>
    </w:tblStylePr>
  </w:style>
  <w:style w:type="table" w:customStyle="1" w:styleId="GridTable7Colorful-Accent1">
    <w:name w:val="Grid Table 7 Colorful - Accent 1"/>
    <w:basedOn w:val="Tabelanormal"/>
    <w:uiPriority w:val="99"/>
    <w:tblPr>
      <w:tblStyleRowBandSize w:val="1"/>
      <w:tblStyleColBandSize w:val="1"/>
      <w:tblBorders>
        <w:bottom w:val="single" w:color="A6BFDD" w:themeColor="accent1" w:themeTint="80" w:sz="4" w:space="0"/>
        <w:right w:val="single" w:color="A6BFDD" w:themeColor="accent1" w:themeTint="80" w:sz="4" w:space="0"/>
        <w:insideH w:val="single" w:color="A6BFDD" w:themeColor="accent1" w:themeTint="80" w:sz="4" w:space="0"/>
        <w:insideV w:val="single" w:color="A6BFDD" w:themeColor="accent1" w:themeTint="80" w:sz="4" w:space="0"/>
      </w:tblBorders>
    </w:tblPr>
    <w:tblStylePr w:type="firstRow">
      <w:rPr>
        <w:b/>
        <w:color w:val="A6BFDD" w:themeColor="accent1" w:themeTint="80" w:themeShade="95"/>
        <w:sz w:val="22"/>
      </w:rPr>
      <w:tblPr/>
      <w:tcPr>
        <w:tcBorders>
          <w:top w:val="none" w:color="000000" w:sz="4" w:space="0"/>
          <w:left w:val="none" w:color="000000" w:sz="4" w:space="0"/>
          <w:bottom w:val="single" w:color="A6BFDD" w:themeColor="accent1" w:sz="4" w:space="0"/>
          <w:right w:val="none" w:color="000000" w:sz="4" w:space="0"/>
        </w:tcBorders>
        <w:shd w:val="clear" w:color="FFFFFF" w:fill="FFFFFF" w:themeFill="light1"/>
      </w:tcPr>
    </w:tblStylePr>
    <w:tblStylePr w:type="lastRow">
      <w:rPr>
        <w:b/>
        <w:color w:val="A6BFDD" w:themeColor="accent1" w:themeTint="80" w:themeShade="95"/>
        <w:sz w:val="22"/>
      </w:rPr>
      <w:tblPr/>
      <w:tcPr>
        <w:tcBorders>
          <w:top w:val="single" w:color="A6BFDD" w:themeColor="accent1" w:sz="4" w:space="0"/>
          <w:left w:val="none" w:color="000000" w:sz="4" w:space="0"/>
          <w:bottom w:val="none" w:color="000000" w:sz="4" w:space="0"/>
          <w:right w:val="none" w:color="000000" w:sz="4" w:space="0"/>
        </w:tcBorders>
        <w:shd w:val="clear" w:color="FFFFFF" w:fill="FFFFFF" w:themeFill="light1"/>
      </w:tcPr>
    </w:tblStylePr>
    <w:tblStylePr w:type="firstCol">
      <w:pPr>
        <w:jc w:val="right"/>
      </w:pPr>
      <w:rPr>
        <w:i/>
        <w:color w:val="A6BFDD" w:themeColor="accent1" w:themeTint="80" w:themeShade="95"/>
        <w:sz w:val="22"/>
      </w:rPr>
      <w:tblPr/>
      <w:tcPr>
        <w:tcBorders>
          <w:top w:val="none" w:color="000000" w:sz="4" w:space="0"/>
          <w:left w:val="none" w:color="000000" w:sz="4" w:space="0"/>
          <w:bottom w:val="none" w:color="000000" w:sz="4" w:space="0"/>
          <w:right w:val="single" w:color="A6BFDD" w:themeColor="accent1" w:sz="4" w:space="0"/>
        </w:tcBorders>
        <w:shd w:val="clear" w:color="FFFFFF" w:fill="auto"/>
      </w:tcPr>
    </w:tblStylePr>
    <w:tblStylePr w:type="lastCol">
      <w:rPr>
        <w:i/>
        <w:color w:val="A6BFDD" w:themeColor="accent1" w:themeTint="80" w:themeShade="95"/>
        <w:sz w:val="22"/>
      </w:rPr>
      <w:tblPr/>
      <w:tcPr>
        <w:tcBorders>
          <w:top w:val="none" w:color="000000" w:sz="4" w:space="0"/>
          <w:left w:val="single" w:color="A6BFDD" w:themeColor="accent1" w:sz="4" w:space="0"/>
          <w:bottom w:val="none" w:color="000000" w:sz="4" w:space="0"/>
          <w:right w:val="none" w:color="000000" w:sz="4" w:space="0"/>
        </w:tcBorders>
        <w:shd w:val="clear" w:color="FFFFFF" w:fill="auto"/>
      </w:tcPr>
    </w:tblStylePr>
    <w:tblStylePr w:type="band1Vert">
      <w:tblPr/>
      <w:tcPr>
        <w:shd w:val="clear" w:color="DAE5F1" w:fill="DAE5F1" w:themeFill="accent1" w:themeFillTint="34"/>
      </w:tcPr>
    </w:tblStylePr>
    <w:tblStylePr w:type="band1Horz">
      <w:rPr>
        <w:color w:val="A6BFDD" w:themeColor="accent1" w:themeTint="80" w:themeShade="95"/>
        <w:sz w:val="22"/>
      </w:rPr>
      <w:tblPr/>
      <w:tcPr>
        <w:shd w:val="clear" w:color="DAE5F1" w:fill="DAE5F1" w:themeFill="accent1" w:themeFillTint="34"/>
      </w:tcPr>
    </w:tblStylePr>
    <w:tblStylePr w:type="band2Horz">
      <w:rPr>
        <w:color w:val="A6BFDD" w:themeColor="accent1" w:themeTint="80" w:themeShade="95"/>
        <w:sz w:val="22"/>
      </w:rPr>
      <w:tblPr/>
    </w:tblStylePr>
  </w:style>
  <w:style w:type="table" w:customStyle="1" w:styleId="GridTable7Colorful-Accent2">
    <w:name w:val="Grid Table 7 Colorful - Accent 2"/>
    <w:basedOn w:val="Tabelanormal"/>
    <w:uiPriority w:val="99"/>
    <w:tblPr>
      <w:tblStyleRowBandSize w:val="1"/>
      <w:tblStyleColBandSize w:val="1"/>
      <w:tblBorders>
        <w:bottom w:val="single" w:color="D99695" w:themeColor="accent2" w:themeTint="97" w:sz="4" w:space="0"/>
        <w:right w:val="single" w:color="D99695" w:themeColor="accent2" w:themeTint="97" w:sz="4" w:space="0"/>
        <w:insideH w:val="single" w:color="D99695" w:themeColor="accent2" w:themeTint="97" w:sz="4" w:space="0"/>
        <w:insideV w:val="single" w:color="D99695" w:themeColor="accent2" w:themeTint="97" w:sz="4" w:space="0"/>
      </w:tblBorders>
    </w:tblPr>
    <w:tblStylePr w:type="firstRow">
      <w:rPr>
        <w:b/>
        <w:color w:val="D99695" w:themeColor="accent2" w:themeTint="97" w:themeShade="95"/>
        <w:sz w:val="22"/>
      </w:rPr>
      <w:tblPr/>
      <w:tcPr>
        <w:tcBorders>
          <w:top w:val="none" w:color="000000" w:sz="4" w:space="0"/>
          <w:left w:val="none" w:color="000000" w:sz="4" w:space="0"/>
          <w:bottom w:val="single" w:color="D99695" w:themeColor="accent2" w:sz="4" w:space="0"/>
          <w:right w:val="none" w:color="000000" w:sz="4" w:space="0"/>
        </w:tcBorders>
        <w:shd w:val="clear" w:color="FFFFFF" w:fill="FFFFFF" w:themeFill="light1"/>
      </w:tcPr>
    </w:tblStylePr>
    <w:tblStylePr w:type="lastRow">
      <w:rPr>
        <w:b/>
        <w:color w:val="D99695" w:themeColor="accent2" w:themeTint="97" w:themeShade="95"/>
        <w:sz w:val="22"/>
      </w:rPr>
      <w:tblPr/>
      <w:tcPr>
        <w:tcBorders>
          <w:top w:val="single" w:color="D99695" w:themeColor="accent2" w:sz="4" w:space="0"/>
          <w:left w:val="none" w:color="000000" w:sz="4" w:space="0"/>
          <w:bottom w:val="none" w:color="000000" w:sz="4" w:space="0"/>
          <w:right w:val="none" w:color="000000" w:sz="4" w:space="0"/>
        </w:tcBorders>
        <w:shd w:val="clear" w:color="FFFFFF" w:fill="FFFFFF" w:themeFill="light1"/>
      </w:tcPr>
    </w:tblStylePr>
    <w:tblStylePr w:type="firstCol">
      <w:pPr>
        <w:jc w:val="right"/>
      </w:pPr>
      <w:rPr>
        <w:i/>
        <w:color w:val="D99695" w:themeColor="accent2" w:themeTint="97" w:themeShade="95"/>
        <w:sz w:val="22"/>
      </w:rPr>
      <w:tblPr/>
      <w:tcPr>
        <w:tcBorders>
          <w:top w:val="none" w:color="000000" w:sz="4" w:space="0"/>
          <w:left w:val="none" w:color="000000" w:sz="4" w:space="0"/>
          <w:bottom w:val="none" w:color="000000" w:sz="4" w:space="0"/>
          <w:right w:val="single" w:color="D99695" w:themeColor="accent2" w:sz="4" w:space="0"/>
        </w:tcBorders>
        <w:shd w:val="clear" w:color="FFFFFF" w:fill="auto"/>
      </w:tcPr>
    </w:tblStylePr>
    <w:tblStylePr w:type="lastCol">
      <w:rPr>
        <w:i/>
        <w:color w:val="D99695" w:themeColor="accent2" w:themeTint="97" w:themeShade="95"/>
        <w:sz w:val="22"/>
      </w:rPr>
      <w:tblPr/>
      <w:tcPr>
        <w:tcBorders>
          <w:top w:val="none" w:color="000000" w:sz="4" w:space="0"/>
          <w:left w:val="single" w:color="D99695" w:themeColor="accent2" w:sz="4" w:space="0"/>
          <w:bottom w:val="none" w:color="000000" w:sz="4" w:space="0"/>
          <w:right w:val="none" w:color="000000" w:sz="4" w:space="0"/>
        </w:tcBorders>
        <w:shd w:val="clear" w:color="FFFFFF" w:fill="auto"/>
      </w:tcPr>
    </w:tblStylePr>
    <w:tblStylePr w:type="band1Vert">
      <w:tblPr/>
      <w:tcPr>
        <w:shd w:val="clear" w:color="F2DCDC" w:fill="F2DCDC" w:themeFill="accent2" w:themeFillTint="32"/>
      </w:tcPr>
    </w:tblStylePr>
    <w:tblStylePr w:type="band1Horz">
      <w:rPr>
        <w:color w:val="D99695" w:themeColor="accent2" w:themeTint="97" w:themeShade="95"/>
        <w:sz w:val="22"/>
      </w:rPr>
      <w:tblPr/>
      <w:tcPr>
        <w:shd w:val="clear" w:color="F2DCDC" w:fill="F2DCDC" w:themeFill="accent2" w:themeFillTint="32"/>
      </w:tcPr>
    </w:tblStylePr>
    <w:tblStylePr w:type="band2Horz">
      <w:rPr>
        <w:color w:val="D99695" w:themeColor="accent2" w:themeTint="97" w:themeShade="95"/>
        <w:sz w:val="22"/>
      </w:rPr>
      <w:tblPr/>
    </w:tblStylePr>
  </w:style>
  <w:style w:type="table" w:customStyle="1" w:styleId="GridTable7Colorful-Accent3">
    <w:name w:val="Grid Table 7 Colorful - Accent 3"/>
    <w:basedOn w:val="Tabelanormal"/>
    <w:uiPriority w:val="99"/>
    <w:tblPr>
      <w:tblStyleRowBandSize w:val="1"/>
      <w:tblStyleColBandSize w:val="1"/>
      <w:tblBorders>
        <w:bottom w:val="single" w:color="9ABB59" w:themeColor="accent3" w:themeTint="fe" w:sz="4" w:space="0"/>
        <w:right w:val="single" w:color="9ABB59" w:themeColor="accent3" w:themeTint="fe" w:sz="4" w:space="0"/>
        <w:insideH w:val="single" w:color="9ABB59" w:themeColor="accent3" w:themeTint="fe" w:sz="4" w:space="0"/>
        <w:insideV w:val="single" w:color="9ABB59" w:themeColor="accent3" w:themeTint="fe" w:sz="4" w:space="0"/>
      </w:tblBorders>
    </w:tblPr>
    <w:tblStylePr w:type="firstRow">
      <w:rPr>
        <w:b/>
        <w:color w:val="9ABB59" w:themeColor="accent3" w:themeTint="fe" w:themeShade="95"/>
        <w:sz w:val="22"/>
      </w:rPr>
      <w:tblPr/>
      <w:tcPr>
        <w:tcBorders>
          <w:top w:val="none" w:color="000000" w:sz="4" w:space="0"/>
          <w:left w:val="none" w:color="000000" w:sz="4" w:space="0"/>
          <w:bottom w:val="single" w:color="9ABB59" w:themeColor="accent3" w:sz="4" w:space="0"/>
          <w:right w:val="none" w:color="000000" w:sz="4" w:space="0"/>
        </w:tcBorders>
        <w:shd w:val="clear" w:color="FFFFFF" w:fill="FFFFFF" w:themeFill="light1"/>
      </w:tcPr>
    </w:tblStylePr>
    <w:tblStylePr w:type="lastRow">
      <w:rPr>
        <w:b/>
        <w:color w:val="9ABB59" w:themeColor="accent3" w:themeTint="fe" w:themeShade="95"/>
        <w:sz w:val="22"/>
      </w:rPr>
      <w:tblPr/>
      <w:tcPr>
        <w:tcBorders>
          <w:top w:val="single" w:color="9ABB59" w:themeColor="accent3" w:sz="4" w:space="0"/>
          <w:left w:val="none" w:color="000000" w:sz="4" w:space="0"/>
          <w:bottom w:val="none" w:color="000000" w:sz="4" w:space="0"/>
          <w:right w:val="none" w:color="000000" w:sz="4" w:space="0"/>
        </w:tcBorders>
        <w:shd w:val="clear" w:color="FFFFFF" w:fill="FFFFFF" w:themeFill="light1"/>
      </w:tcPr>
    </w:tblStylePr>
    <w:tblStylePr w:type="firstCol">
      <w:pPr>
        <w:jc w:val="right"/>
      </w:pPr>
      <w:rPr>
        <w:i/>
        <w:color w:val="9ABB59" w:themeColor="accent3" w:themeTint="fe" w:themeShade="95"/>
        <w:sz w:val="22"/>
      </w:rPr>
      <w:tblPr/>
      <w:tcPr>
        <w:tcBorders>
          <w:top w:val="none" w:color="000000" w:sz="4" w:space="0"/>
          <w:left w:val="none" w:color="000000" w:sz="4" w:space="0"/>
          <w:bottom w:val="none" w:color="000000" w:sz="4" w:space="0"/>
          <w:right w:val="single" w:color="9ABB59" w:themeColor="accent3" w:sz="4" w:space="0"/>
        </w:tcBorders>
        <w:shd w:val="clear" w:color="FFFFFF" w:fill="auto"/>
      </w:tcPr>
    </w:tblStylePr>
    <w:tblStylePr w:type="lastCol">
      <w:rPr>
        <w:i/>
        <w:color w:val="9ABB59" w:themeColor="accent3" w:themeTint="fe" w:themeShade="95"/>
        <w:sz w:val="22"/>
      </w:rPr>
      <w:tblPr/>
      <w:tcPr>
        <w:tcBorders>
          <w:top w:val="none" w:color="000000" w:sz="4" w:space="0"/>
          <w:left w:val="single" w:color="9ABB59" w:themeColor="accent3" w:sz="4" w:space="0"/>
          <w:bottom w:val="none" w:color="000000" w:sz="4" w:space="0"/>
          <w:right w:val="none" w:color="000000" w:sz="4" w:space="0"/>
        </w:tcBorders>
        <w:shd w:val="clear" w:color="FFFFFF" w:fill="auto"/>
      </w:tcPr>
    </w:tblStylePr>
    <w:tblStylePr w:type="band1Vert">
      <w:tblPr/>
      <w:tcPr>
        <w:shd w:val="clear" w:color="EAF1DC" w:fill="EAF1DC" w:themeFill="accent3" w:themeFillTint="34"/>
      </w:tcPr>
    </w:tblStylePr>
    <w:tblStylePr w:type="band1Horz">
      <w:rPr>
        <w:color w:val="9ABB59" w:themeColor="accent3" w:themeTint="fe" w:themeShade="95"/>
        <w:sz w:val="22"/>
      </w:rPr>
      <w:tblPr/>
      <w:tcPr>
        <w:shd w:val="clear" w:color="EAF1DC" w:fill="EAF1DC" w:themeFill="accent3" w:themeFillTint="34"/>
      </w:tcPr>
    </w:tblStylePr>
    <w:tblStylePr w:type="band2Horz">
      <w:rPr>
        <w:color w:val="9ABB59" w:themeColor="accent3" w:themeTint="fe" w:themeShade="95"/>
        <w:sz w:val="22"/>
      </w:rPr>
      <w:tblPr/>
    </w:tblStylePr>
  </w:style>
  <w:style w:type="table" w:customStyle="1" w:styleId="GridTable7Colorful-Accent4">
    <w:name w:val="Grid Table 7 Colorful - Accent 4"/>
    <w:basedOn w:val="Tabelanormal"/>
    <w:uiPriority w:val="99"/>
    <w:tblPr>
      <w:tblStyleRowBandSize w:val="1"/>
      <w:tblStyleColBandSize w:val="1"/>
      <w:tblBorders>
        <w:bottom w:val="single" w:color="B2A1C6" w:themeColor="accent4" w:themeTint="9a" w:sz="4" w:space="0"/>
        <w:right w:val="single" w:color="B2A1C6" w:themeColor="accent4" w:themeTint="9a" w:sz="4" w:space="0"/>
        <w:insideH w:val="single" w:color="B2A1C6" w:themeColor="accent4" w:themeTint="9a" w:sz="4" w:space="0"/>
        <w:insideV w:val="single" w:color="B2A1C6" w:themeColor="accent4" w:themeTint="9a" w:sz="4" w:space="0"/>
      </w:tblBorders>
    </w:tblPr>
    <w:tblStylePr w:type="firstRow">
      <w:rPr>
        <w:b/>
        <w:color w:val="B2A1C6" w:themeColor="accent4" w:themeTint="9a" w:themeShade="95"/>
        <w:sz w:val="22"/>
      </w:rPr>
      <w:tblPr/>
      <w:tcPr>
        <w:tcBorders>
          <w:top w:val="none" w:color="000000" w:sz="4" w:space="0"/>
          <w:left w:val="none" w:color="000000" w:sz="4" w:space="0"/>
          <w:bottom w:val="single" w:color="B2A1C6" w:themeColor="accent4" w:sz="4" w:space="0"/>
          <w:right w:val="none" w:color="000000" w:sz="4" w:space="0"/>
        </w:tcBorders>
        <w:shd w:val="clear" w:color="FFFFFF" w:fill="FFFFFF" w:themeFill="light1"/>
      </w:tcPr>
    </w:tblStylePr>
    <w:tblStylePr w:type="lastRow">
      <w:rPr>
        <w:b/>
        <w:color w:val="B2A1C6" w:themeColor="accent4" w:themeTint="9a" w:themeShade="95"/>
        <w:sz w:val="22"/>
      </w:rPr>
      <w:tblPr/>
      <w:tcPr>
        <w:tcBorders>
          <w:top w:val="single" w:color="B2A1C6" w:themeColor="accent4" w:sz="4" w:space="0"/>
          <w:left w:val="none" w:color="000000" w:sz="4" w:space="0"/>
          <w:bottom w:val="none" w:color="000000" w:sz="4" w:space="0"/>
          <w:right w:val="none" w:color="000000" w:sz="4" w:space="0"/>
        </w:tcBorders>
        <w:shd w:val="clear" w:color="FFFFFF" w:fill="FFFFFF" w:themeFill="light1"/>
      </w:tcPr>
    </w:tblStylePr>
    <w:tblStylePr w:type="firstCol">
      <w:pPr>
        <w:jc w:val="right"/>
      </w:pPr>
      <w:rPr>
        <w:i/>
        <w:color w:val="B2A1C6" w:themeColor="accent4" w:themeTint="9a" w:themeShade="95"/>
        <w:sz w:val="22"/>
      </w:rPr>
      <w:tblPr/>
      <w:tcPr>
        <w:tcBorders>
          <w:top w:val="none" w:color="000000" w:sz="4" w:space="0"/>
          <w:left w:val="none" w:color="000000" w:sz="4" w:space="0"/>
          <w:bottom w:val="none" w:color="000000" w:sz="4" w:space="0"/>
          <w:right w:val="single" w:color="B2A1C6" w:themeColor="accent4" w:sz="4" w:space="0"/>
        </w:tcBorders>
        <w:shd w:val="clear" w:color="FFFFFF" w:fill="auto"/>
      </w:tcPr>
    </w:tblStylePr>
    <w:tblStylePr w:type="lastCol">
      <w:rPr>
        <w:i/>
        <w:color w:val="B2A1C6" w:themeColor="accent4" w:themeTint="9a" w:themeShade="95"/>
        <w:sz w:val="22"/>
      </w:rPr>
      <w:tblPr/>
      <w:tcPr>
        <w:tcBorders>
          <w:top w:val="none" w:color="000000" w:sz="4" w:space="0"/>
          <w:left w:val="single" w:color="B2A1C6" w:themeColor="accent4" w:sz="4" w:space="0"/>
          <w:bottom w:val="none" w:color="000000" w:sz="4" w:space="0"/>
          <w:right w:val="none" w:color="000000" w:sz="4" w:space="0"/>
        </w:tcBorders>
        <w:shd w:val="clear" w:color="FFFFFF" w:fill="auto"/>
      </w:tcPr>
    </w:tblStylePr>
    <w:tblStylePr w:type="band1Vert">
      <w:tblPr/>
      <w:tcPr>
        <w:shd w:val="clear" w:color="E5DFEC" w:fill="E5DFEC" w:themeFill="accent4" w:themeFillTint="34"/>
      </w:tcPr>
    </w:tblStylePr>
    <w:tblStylePr w:type="band1Horz">
      <w:rPr>
        <w:color w:val="B2A1C6" w:themeColor="accent4" w:themeTint="9a" w:themeShade="95"/>
        <w:sz w:val="22"/>
      </w:rPr>
      <w:tblPr/>
      <w:tcPr>
        <w:shd w:val="clear" w:color="E5DFEC" w:fill="E5DFEC" w:themeFill="accent4" w:themeFillTint="34"/>
      </w:tcPr>
    </w:tblStylePr>
    <w:tblStylePr w:type="band2Horz">
      <w:rPr>
        <w:color w:val="B2A1C6" w:themeColor="accent4" w:themeTint="9a" w:themeShade="95"/>
        <w:sz w:val="22"/>
      </w:rPr>
      <w:tblPr/>
    </w:tblStylePr>
  </w:style>
  <w:style w:type="table" w:customStyle="1" w:styleId="GridTable7Colorful-Accent5">
    <w:name w:val="Grid Table 7 Colorful - Accent 5"/>
    <w:basedOn w:val="Tabelanormal"/>
    <w:uiPriority w:val="99"/>
    <w:tblPr>
      <w:tblStyleRowBandSize w:val="1"/>
      <w:tblStyleColBandSize w:val="1"/>
      <w:tblBorders>
        <w:bottom w:val="single" w:color="99D0DE" w:themeColor="accent5" w:themeTint="90" w:sz="4" w:space="0"/>
        <w:right w:val="single" w:color="99D0DE" w:themeColor="accent5" w:themeTint="90" w:sz="4" w:space="0"/>
        <w:insideH w:val="single" w:color="99D0DE" w:themeColor="accent5" w:themeTint="90" w:sz="4" w:space="0"/>
        <w:insideV w:val="single" w:color="99D0DE" w:themeColor="accent5" w:themeTint="90" w:sz="4" w:space="0"/>
      </w:tblBorders>
    </w:tblPr>
    <w:tblStylePr w:type="firstRow">
      <w:rPr>
        <w:b/>
        <w:color w:val="266779" w:themeColor="accent5" w:themeShade="95"/>
        <w:sz w:val="22"/>
      </w:rPr>
      <w:tblPr/>
      <w:tcPr>
        <w:tcBorders>
          <w:top w:val="none" w:color="000000" w:sz="4" w:space="0"/>
          <w:left w:val="none" w:color="000000" w:sz="4" w:space="0"/>
          <w:bottom w:val="single" w:color="99D0DE" w:themeColor="accent5" w:sz="4" w:space="0"/>
          <w:right w:val="none" w:color="000000" w:sz="4" w:space="0"/>
        </w:tcBorders>
        <w:shd w:val="clear" w:color="FFFFFF" w:fill="FFFFFF" w:themeFill="light1"/>
      </w:tcPr>
    </w:tblStylePr>
    <w:tblStylePr w:type="lastRow">
      <w:rPr>
        <w:b/>
        <w:color w:val="266779" w:themeColor="accent5" w:themeShade="95"/>
        <w:sz w:val="22"/>
      </w:rPr>
      <w:tblPr/>
      <w:tcPr>
        <w:tcBorders>
          <w:top w:val="single" w:color="99D0DE" w:themeColor="accent5" w:sz="4" w:space="0"/>
          <w:left w:val="none" w:color="000000" w:sz="4" w:space="0"/>
          <w:bottom w:val="none" w:color="000000" w:sz="4" w:space="0"/>
          <w:right w:val="none" w:color="000000" w:sz="4" w:space="0"/>
        </w:tcBorders>
        <w:shd w:val="clear" w:color="FFFFFF" w:fill="FFFFFF" w:themeFill="light1"/>
      </w:tcPr>
    </w:tblStylePr>
    <w:tblStylePr w:type="firstCol">
      <w:pPr>
        <w:jc w:val="right"/>
      </w:pPr>
      <w:rPr>
        <w:i/>
        <w:color w:val="266779" w:themeColor="accent5" w:themeShade="95"/>
        <w:sz w:val="22"/>
      </w:rPr>
      <w:tblPr/>
      <w:tcPr>
        <w:tcBorders>
          <w:top w:val="none" w:color="000000" w:sz="4" w:space="0"/>
          <w:left w:val="none" w:color="000000" w:sz="4" w:space="0"/>
          <w:bottom w:val="none" w:color="000000" w:sz="4" w:space="0"/>
          <w:right w:val="single" w:color="99D0DE" w:themeColor="accent5" w:sz="4" w:space="0"/>
        </w:tcBorders>
        <w:shd w:val="clear" w:color="FFFFFF" w:fill="auto"/>
      </w:tcPr>
    </w:tblStylePr>
    <w:tblStylePr w:type="lastCol">
      <w:rPr>
        <w:i/>
        <w:color w:val="266779" w:themeColor="accent5" w:themeShade="95"/>
        <w:sz w:val="22"/>
      </w:rPr>
      <w:tblPr/>
      <w:tcPr>
        <w:tcBorders>
          <w:top w:val="none" w:color="000000" w:sz="4" w:space="0"/>
          <w:left w:val="single" w:color="99D0DE" w:themeColor="accent5" w:sz="4" w:space="0"/>
          <w:bottom w:val="none" w:color="000000" w:sz="4" w:space="0"/>
          <w:right w:val="none" w:color="000000" w:sz="4" w:space="0"/>
        </w:tcBorders>
        <w:shd w:val="clear" w:color="FFFFFF" w:fill="auto"/>
      </w:tcPr>
    </w:tblStylePr>
    <w:tblStylePr w:type="band1Vert">
      <w:tblPr/>
      <w:tcPr>
        <w:shd w:val="clear" w:color="DAEEF3" w:fill="DAEEF3" w:themeFill="accent5" w:themeFillTint="34"/>
      </w:tcPr>
    </w:tblStylePr>
    <w:tblStylePr w:type="band1Horz">
      <w:rPr>
        <w:color w:val="266779" w:themeColor="accent5" w:themeShade="95"/>
        <w:sz w:val="22"/>
      </w:rPr>
      <w:tblPr/>
      <w:tcPr>
        <w:shd w:val="clear" w:color="DAEEF3" w:fill="DAEEF3" w:themeFill="accent5" w:themeFillTint="34"/>
      </w:tcPr>
    </w:tblStylePr>
    <w:tblStylePr w:type="band2Horz">
      <w:rPr>
        <w:color w:val="266779" w:themeColor="accent5" w:themeShade="95"/>
        <w:sz w:val="22"/>
      </w:rPr>
      <w:tblPr/>
    </w:tblStylePr>
  </w:style>
  <w:style w:type="table" w:customStyle="1" w:styleId="GridTable7Colorful-Accent6">
    <w:name w:val="Grid Table 7 Colorful - Accent 6"/>
    <w:basedOn w:val="Tabelanormal"/>
    <w:uiPriority w:val="99"/>
    <w:tblPr>
      <w:tblStyleRowBandSize w:val="1"/>
      <w:tblStyleColBandSize w:val="1"/>
      <w:tblBorders>
        <w:bottom w:val="single" w:color="FAC396" w:themeColor="accent6" w:themeTint="90" w:sz="4" w:space="0"/>
        <w:right w:val="single" w:color="FAC396" w:themeColor="accent6" w:themeTint="90" w:sz="4" w:space="0"/>
        <w:insideH w:val="single" w:color="FAC396" w:themeColor="accent6" w:themeTint="90" w:sz="4" w:space="0"/>
        <w:insideV w:val="single" w:color="FAC396" w:themeColor="accent6" w:themeTint="90" w:sz="4" w:space="0"/>
      </w:tblBorders>
    </w:tblPr>
    <w:tblStylePr w:type="firstRow">
      <w:rPr>
        <w:b/>
        <w:color w:val="B15407" w:themeColor="accent6" w:themeShade="95"/>
        <w:sz w:val="22"/>
      </w:rPr>
      <w:tblPr/>
      <w:tcPr>
        <w:tcBorders>
          <w:top w:val="none" w:color="000000" w:sz="4" w:space="0"/>
          <w:left w:val="none" w:color="000000" w:sz="4" w:space="0"/>
          <w:bottom w:val="single" w:color="FAC396" w:themeColor="accent6" w:sz="4" w:space="0"/>
          <w:right w:val="none" w:color="000000" w:sz="4" w:space="0"/>
        </w:tcBorders>
        <w:shd w:val="clear" w:color="FFFFFF" w:fill="FFFFFF" w:themeFill="light1"/>
      </w:tcPr>
    </w:tblStylePr>
    <w:tblStylePr w:type="lastRow">
      <w:rPr>
        <w:b/>
        <w:color w:val="B15407" w:themeColor="accent6" w:themeShade="95"/>
        <w:sz w:val="22"/>
      </w:rPr>
      <w:tblPr/>
      <w:tcPr>
        <w:tcBorders>
          <w:top w:val="single" w:color="FAC396" w:themeColor="accent6" w:sz="4" w:space="0"/>
          <w:left w:val="none" w:color="000000" w:sz="4" w:space="0"/>
          <w:bottom w:val="none" w:color="000000" w:sz="4" w:space="0"/>
          <w:right w:val="none" w:color="000000" w:sz="4" w:space="0"/>
        </w:tcBorders>
        <w:shd w:val="clear" w:color="FFFFFF" w:fill="FFFFFF" w:themeFill="light1"/>
      </w:tcPr>
    </w:tblStylePr>
    <w:tblStylePr w:type="firstCol">
      <w:pPr>
        <w:jc w:val="right"/>
      </w:pPr>
      <w:rPr>
        <w:i/>
        <w:color w:val="B15407" w:themeColor="accent6" w:themeShade="95"/>
        <w:sz w:val="22"/>
      </w:rPr>
      <w:tblPr/>
      <w:tcPr>
        <w:tcBorders>
          <w:top w:val="none" w:color="000000" w:sz="4" w:space="0"/>
          <w:left w:val="none" w:color="000000" w:sz="4" w:space="0"/>
          <w:bottom w:val="none" w:color="000000" w:sz="4" w:space="0"/>
          <w:right w:val="single" w:color="FAC396" w:themeColor="accent6" w:sz="4" w:space="0"/>
        </w:tcBorders>
        <w:shd w:val="clear" w:color="FFFFFF" w:fill="auto"/>
      </w:tcPr>
    </w:tblStylePr>
    <w:tblStylePr w:type="lastCol">
      <w:rPr>
        <w:i/>
        <w:color w:val="B15407" w:themeColor="accent6" w:themeShade="95"/>
        <w:sz w:val="22"/>
      </w:rPr>
      <w:tblPr/>
      <w:tcPr>
        <w:tcBorders>
          <w:top w:val="none" w:color="000000" w:sz="4" w:space="0"/>
          <w:left w:val="single" w:color="FAC396" w:themeColor="accent6" w:sz="4" w:space="0"/>
          <w:bottom w:val="none" w:color="000000" w:sz="4" w:space="0"/>
          <w:right w:val="none" w:color="000000" w:sz="4" w:space="0"/>
        </w:tcBorders>
        <w:shd w:val="clear" w:color="FFFFFF" w:fill="auto"/>
      </w:tcPr>
    </w:tblStylePr>
    <w:tblStylePr w:type="band1Vert">
      <w:tblPr/>
      <w:tcPr>
        <w:shd w:val="clear" w:color="FDE9D8" w:fill="FDE9D8" w:themeFill="accent6" w:themeFillTint="34"/>
      </w:tcPr>
    </w:tblStylePr>
    <w:tblStylePr w:type="band1Horz">
      <w:rPr>
        <w:color w:val="B15407" w:themeColor="accent6" w:themeShade="95"/>
        <w:sz w:val="22"/>
      </w:rPr>
      <w:tblPr/>
      <w:tcPr>
        <w:shd w:val="clear" w:color="FDE9D8" w:fill="FDE9D8" w:themeFill="accent6" w:themeFillTint="34"/>
      </w:tcPr>
    </w:tblStylePr>
    <w:tblStylePr w:type="band2Horz">
      <w:rPr>
        <w:color w:val="B15407" w:themeColor="accent6" w:themeShade="95"/>
        <w:sz w:val="22"/>
      </w:rPr>
      <w:tblPr/>
    </w:tblStylePr>
  </w:style>
  <w:style w:type="table" w:styleId="TabeladeLista1Clara">
    <w:name w:val="List Table 1 Light"/>
    <w:basedOn w:val="Tabelanormal"/>
    <w:uiPriority w:val="99"/>
    <w:tblPr>
      <w:tblStyleRowBandSize w:val="1"/>
      <w:tblStyleColBandSize w:val="1"/>
    </w:tblPr>
    <w:tblStylePr w:type="firstRow">
      <w:rPr>
        <w:b/>
        <w:color w:val="404040"/>
      </w:rPr>
      <w:tblPr/>
      <w:tcPr>
        <w:tcBorders>
          <w:top w:val="none" w:color="000000" w:sz="4" w:space="0"/>
          <w:left w:val="none" w:color="000000" w:sz="4" w:space="0"/>
          <w:bottom w:val="single" w:color="000000" w:themeColor="text1" w:sz="4" w:space="0"/>
          <w:right w:val="none" w:color="000000" w:sz="4" w:space="0"/>
        </w:tcBorders>
      </w:tcPr>
    </w:tblStylePr>
    <w:tblStylePr w:type="lastRow">
      <w:rPr>
        <w:b/>
        <w:color w:val="404040"/>
      </w:rPr>
      <w:tblPr/>
      <w:tcPr>
        <w:tcBorders>
          <w:top w:val="single" w:color="000000" w:themeColor="text1" w:sz="4" w:space="0"/>
          <w:left w:val="none" w:color="000000" w:sz="4" w:space="0"/>
          <w:bottom w:val="none" w:color="000000" w:sz="4" w:space="0"/>
          <w:right w:val="none" w:color="000000" w:sz="4" w:space="0"/>
        </w:tcBorders>
      </w:tcPr>
    </w:tblStylePr>
    <w:tblStylePr w:type="firstCol">
      <w:rPr>
        <w:b/>
        <w:color w:val="404040"/>
      </w:rPr>
      <w:tblPr/>
    </w:tblStylePr>
    <w:tblStylePr w:type="lastCol">
      <w:rPr>
        <w:b/>
        <w:color w:val="404040"/>
      </w:rPr>
      <w:tblPr/>
    </w:tblStylePr>
    <w:tblStylePr w:type="band1Vert">
      <w:tblPr/>
      <w:tcPr>
        <w:shd w:val="clear" w:color="BFBFBF" w:fill="BFBFBF" w:themeFill="text1" w:themeFillTint="40"/>
      </w:tcPr>
    </w:tblStylePr>
    <w:tblStylePr w:type="band1Horz">
      <w:tblPr/>
      <w:tcPr>
        <w:shd w:val="clear" w:color="BFBFBF" w:fill="BFBFBF" w:themeFill="text1" w:themeFillTint="40"/>
      </w:tcPr>
    </w:tblStylePr>
  </w:style>
  <w:style w:type="table" w:customStyle="1" w:styleId="ListTable1Light-Accent1">
    <w:name w:val="List Table 1 Light - Accent 1"/>
    <w:basedOn w:val="Tabelanormal"/>
    <w:uiPriority w:val="99"/>
    <w:tblPr>
      <w:tblStyleRowBandSize w:val="1"/>
      <w:tblStyleColBandSize w:val="1"/>
    </w:tblPr>
    <w:tblStylePr w:type="firstRow">
      <w:rPr>
        <w:b/>
        <w:color w:val="404040"/>
      </w:rPr>
      <w:tblPr/>
      <w:tcPr>
        <w:tcBorders>
          <w:top w:val="none" w:color="000000" w:sz="4" w:space="0"/>
          <w:left w:val="none" w:color="000000" w:sz="4" w:space="0"/>
          <w:bottom w:val="single" w:color="4F81BD" w:themeColor="accent1" w:sz="4" w:space="0"/>
          <w:right w:val="none" w:color="000000" w:sz="4" w:space="0"/>
        </w:tcBorders>
      </w:tcPr>
    </w:tblStylePr>
    <w:tblStylePr w:type="lastRow">
      <w:rPr>
        <w:b/>
        <w:color w:val="404040"/>
      </w:rPr>
      <w:tblPr/>
      <w:tcPr>
        <w:tcBorders>
          <w:top w:val="single" w:color="4F81BD" w:themeColor="accent1" w:sz="4" w:space="0"/>
          <w:left w:val="none" w:color="000000" w:sz="4" w:space="0"/>
          <w:bottom w:val="none" w:color="000000" w:sz="4" w:space="0"/>
          <w:right w:val="none" w:color="000000" w:sz="4" w:space="0"/>
        </w:tcBorders>
      </w:tcPr>
    </w:tblStylePr>
    <w:tblStylePr w:type="firstCol">
      <w:rPr>
        <w:b/>
        <w:color w:val="404040"/>
      </w:rPr>
      <w:tblPr/>
    </w:tblStylePr>
    <w:tblStylePr w:type="lastCol">
      <w:rPr>
        <w:b/>
        <w:color w:val="404040"/>
      </w:rPr>
      <w:tblPr/>
    </w:tblStylePr>
    <w:tblStylePr w:type="band1Vert">
      <w:tblPr/>
      <w:tcPr>
        <w:shd w:val="clear" w:color="D2DFEE" w:fill="D2DFEE" w:themeFill="accent1" w:themeFillTint="40"/>
      </w:tcPr>
    </w:tblStylePr>
    <w:tblStylePr w:type="band1Horz">
      <w:tblPr/>
      <w:tcPr>
        <w:shd w:val="clear" w:color="D2DFEE" w:fill="D2DFEE" w:themeFill="accent1" w:themeFillTint="40"/>
      </w:tcPr>
    </w:tblStylePr>
  </w:style>
  <w:style w:type="table" w:customStyle="1" w:styleId="ListTable1Light-Accent2">
    <w:name w:val="List Table 1 Light - Accent 2"/>
    <w:basedOn w:val="Tabelanormal"/>
    <w:uiPriority w:val="99"/>
    <w:tblPr>
      <w:tblStyleRowBandSize w:val="1"/>
      <w:tblStyleColBandSize w:val="1"/>
    </w:tblPr>
    <w:tblStylePr w:type="firstRow">
      <w:rPr>
        <w:b/>
        <w:color w:val="404040"/>
      </w:rPr>
      <w:tblPr/>
      <w:tcPr>
        <w:tcBorders>
          <w:top w:val="none" w:color="000000" w:sz="4" w:space="0"/>
          <w:left w:val="none" w:color="000000" w:sz="4" w:space="0"/>
          <w:bottom w:val="single" w:color="C0504D" w:themeColor="accent2" w:sz="4" w:space="0"/>
          <w:right w:val="none" w:color="000000" w:sz="4" w:space="0"/>
        </w:tcBorders>
      </w:tcPr>
    </w:tblStylePr>
    <w:tblStylePr w:type="lastRow">
      <w:rPr>
        <w:b/>
        <w:color w:val="404040"/>
      </w:rPr>
      <w:tblPr/>
      <w:tcPr>
        <w:tcBorders>
          <w:top w:val="single" w:color="C0504D" w:themeColor="accent2" w:sz="4" w:space="0"/>
          <w:left w:val="none" w:color="000000" w:sz="4" w:space="0"/>
          <w:bottom w:val="none" w:color="000000" w:sz="4" w:space="0"/>
          <w:right w:val="none" w:color="000000" w:sz="4" w:space="0"/>
        </w:tcBorders>
      </w:tcPr>
    </w:tblStylePr>
    <w:tblStylePr w:type="firstCol">
      <w:rPr>
        <w:b/>
        <w:color w:val="404040"/>
      </w:rPr>
      <w:tblPr/>
    </w:tblStylePr>
    <w:tblStylePr w:type="lastCol">
      <w:rPr>
        <w:b/>
        <w:color w:val="404040"/>
      </w:rPr>
      <w:tblPr/>
    </w:tblStylePr>
    <w:tblStylePr w:type="band1Vert">
      <w:tblPr/>
      <w:tcPr>
        <w:shd w:val="clear" w:color="EFD2D2" w:fill="EFD2D2" w:themeFill="accent2" w:themeFillTint="40"/>
      </w:tcPr>
    </w:tblStylePr>
    <w:tblStylePr w:type="band1Horz">
      <w:tblPr/>
      <w:tcPr>
        <w:shd w:val="clear" w:color="EFD2D2" w:fill="EFD2D2" w:themeFill="accent2" w:themeFillTint="40"/>
      </w:tcPr>
    </w:tblStylePr>
  </w:style>
  <w:style w:type="table" w:customStyle="1" w:styleId="ListTable1Light-Accent3">
    <w:name w:val="List Table 1 Light - Accent 3"/>
    <w:basedOn w:val="Tabelanormal"/>
    <w:uiPriority w:val="99"/>
    <w:tblPr>
      <w:tblStyleRowBandSize w:val="1"/>
      <w:tblStyleColBandSize w:val="1"/>
    </w:tblPr>
    <w:tblStylePr w:type="firstRow">
      <w:rPr>
        <w:b/>
        <w:color w:val="404040"/>
      </w:rPr>
      <w:tblPr/>
      <w:tcPr>
        <w:tcBorders>
          <w:top w:val="none" w:color="000000" w:sz="4" w:space="0"/>
          <w:left w:val="none" w:color="000000" w:sz="4" w:space="0"/>
          <w:bottom w:val="single" w:color="9BBB59" w:themeColor="accent3" w:sz="4" w:space="0"/>
          <w:right w:val="none" w:color="000000" w:sz="4" w:space="0"/>
        </w:tcBorders>
      </w:tcPr>
    </w:tblStylePr>
    <w:tblStylePr w:type="lastRow">
      <w:rPr>
        <w:b/>
        <w:color w:val="404040"/>
      </w:rPr>
      <w:tblPr/>
      <w:tcPr>
        <w:tcBorders>
          <w:top w:val="single" w:color="9BBB59" w:themeColor="accent3" w:sz="4" w:space="0"/>
          <w:left w:val="none" w:color="000000" w:sz="4" w:space="0"/>
          <w:bottom w:val="none" w:color="000000" w:sz="4" w:space="0"/>
          <w:right w:val="none" w:color="000000" w:sz="4" w:space="0"/>
        </w:tcBorders>
      </w:tcPr>
    </w:tblStylePr>
    <w:tblStylePr w:type="firstCol">
      <w:rPr>
        <w:b/>
        <w:color w:val="404040"/>
      </w:rPr>
      <w:tblPr/>
    </w:tblStylePr>
    <w:tblStylePr w:type="lastCol">
      <w:rPr>
        <w:b/>
        <w:color w:val="404040"/>
      </w:rPr>
      <w:tblPr/>
    </w:tblStylePr>
    <w:tblStylePr w:type="band1Vert">
      <w:tblPr/>
      <w:tcPr>
        <w:shd w:val="clear" w:color="E5EED5" w:fill="E5EED5" w:themeFill="accent3" w:themeFillTint="40"/>
      </w:tcPr>
    </w:tblStylePr>
    <w:tblStylePr w:type="band1Horz">
      <w:tblPr/>
      <w:tcPr>
        <w:shd w:val="clear" w:color="E5EED5" w:fill="E5EED5" w:themeFill="accent3" w:themeFillTint="40"/>
      </w:tcPr>
    </w:tblStylePr>
  </w:style>
  <w:style w:type="table" w:customStyle="1" w:styleId="ListTable1Light-Accent4">
    <w:name w:val="List Table 1 Light - Accent 4"/>
    <w:basedOn w:val="Tabelanormal"/>
    <w:uiPriority w:val="99"/>
    <w:tblPr>
      <w:tblStyleRowBandSize w:val="1"/>
      <w:tblStyleColBandSize w:val="1"/>
    </w:tblPr>
    <w:tblStylePr w:type="firstRow">
      <w:rPr>
        <w:b/>
        <w:color w:val="404040"/>
      </w:rPr>
      <w:tblPr/>
      <w:tcPr>
        <w:tcBorders>
          <w:top w:val="none" w:color="000000" w:sz="4" w:space="0"/>
          <w:left w:val="none" w:color="000000" w:sz="4" w:space="0"/>
          <w:bottom w:val="single" w:color="8064A2" w:themeColor="accent4" w:sz="4" w:space="0"/>
          <w:right w:val="none" w:color="000000" w:sz="4" w:space="0"/>
        </w:tcBorders>
      </w:tcPr>
    </w:tblStylePr>
    <w:tblStylePr w:type="lastRow">
      <w:rPr>
        <w:b/>
        <w:color w:val="404040"/>
      </w:rPr>
      <w:tblPr/>
      <w:tcPr>
        <w:tcBorders>
          <w:top w:val="single" w:color="8064A2" w:themeColor="accent4" w:sz="4" w:space="0"/>
          <w:left w:val="none" w:color="000000" w:sz="4" w:space="0"/>
          <w:bottom w:val="none" w:color="000000" w:sz="4" w:space="0"/>
          <w:right w:val="none" w:color="000000" w:sz="4" w:space="0"/>
        </w:tcBorders>
      </w:tcPr>
    </w:tblStylePr>
    <w:tblStylePr w:type="firstCol">
      <w:rPr>
        <w:b/>
        <w:color w:val="404040"/>
      </w:rPr>
      <w:tblPr/>
    </w:tblStylePr>
    <w:tblStylePr w:type="lastCol">
      <w:rPr>
        <w:b/>
        <w:color w:val="404040"/>
      </w:rPr>
      <w:tblPr/>
    </w:tblStylePr>
    <w:tblStylePr w:type="band1Vert">
      <w:tblPr/>
      <w:tcPr>
        <w:shd w:val="clear" w:color="DFD8E7" w:fill="DFD8E7" w:themeFill="accent4" w:themeFillTint="40"/>
      </w:tcPr>
    </w:tblStylePr>
    <w:tblStylePr w:type="band1Horz">
      <w:tblPr/>
      <w:tcPr>
        <w:shd w:val="clear" w:color="DFD8E7" w:fill="DFD8E7" w:themeFill="accent4" w:themeFillTint="40"/>
      </w:tcPr>
    </w:tblStylePr>
  </w:style>
  <w:style w:type="table" w:customStyle="1" w:styleId="ListTable1Light-Accent5">
    <w:name w:val="List Table 1 Light - Accent 5"/>
    <w:basedOn w:val="Tabelanormal"/>
    <w:uiPriority w:val="99"/>
    <w:tblPr>
      <w:tblStyleRowBandSize w:val="1"/>
      <w:tblStyleColBandSize w:val="1"/>
    </w:tblPr>
    <w:tblStylePr w:type="firstRow">
      <w:rPr>
        <w:b/>
        <w:color w:val="404040"/>
      </w:rPr>
      <w:tblPr/>
      <w:tcPr>
        <w:tcBorders>
          <w:top w:val="none" w:color="000000" w:sz="4" w:space="0"/>
          <w:left w:val="none" w:color="000000" w:sz="4" w:space="0"/>
          <w:bottom w:val="single" w:color="4BACC6" w:themeColor="accent5" w:sz="4" w:space="0"/>
          <w:right w:val="none" w:color="000000" w:sz="4" w:space="0"/>
        </w:tcBorders>
      </w:tcPr>
    </w:tblStylePr>
    <w:tblStylePr w:type="lastRow">
      <w:rPr>
        <w:b/>
        <w:color w:val="404040"/>
      </w:rPr>
      <w:tblPr/>
      <w:tcPr>
        <w:tcBorders>
          <w:top w:val="single" w:color="4BACC6" w:themeColor="accent5" w:sz="4" w:space="0"/>
          <w:left w:val="none" w:color="000000" w:sz="4" w:space="0"/>
          <w:bottom w:val="none" w:color="000000" w:sz="4" w:space="0"/>
          <w:right w:val="none" w:color="000000" w:sz="4" w:space="0"/>
        </w:tcBorders>
      </w:tcPr>
    </w:tblStylePr>
    <w:tblStylePr w:type="firstCol">
      <w:rPr>
        <w:b/>
        <w:color w:val="404040"/>
      </w:rPr>
      <w:tblPr/>
    </w:tblStylePr>
    <w:tblStylePr w:type="lastCol">
      <w:rPr>
        <w:b/>
        <w:color w:val="404040"/>
      </w:rPr>
      <w:tblPr/>
    </w:tblStylePr>
    <w:tblStylePr w:type="band1Vert">
      <w:tblPr/>
      <w:tcPr>
        <w:shd w:val="clear" w:color="D1EAF0" w:fill="D1EAF0" w:themeFill="accent5" w:themeFillTint="40"/>
      </w:tcPr>
    </w:tblStylePr>
    <w:tblStylePr w:type="band1Horz">
      <w:tblPr/>
      <w:tcPr>
        <w:shd w:val="clear" w:color="D1EAF0" w:fill="D1EAF0" w:themeFill="accent5" w:themeFillTint="40"/>
      </w:tcPr>
    </w:tblStylePr>
  </w:style>
  <w:style w:type="table" w:customStyle="1" w:styleId="ListTable1Light-Accent6">
    <w:name w:val="List Table 1 Light - Accent 6"/>
    <w:basedOn w:val="Tabelanormal"/>
    <w:uiPriority w:val="99"/>
    <w:tblPr>
      <w:tblStyleRowBandSize w:val="1"/>
      <w:tblStyleColBandSize w:val="1"/>
    </w:tblPr>
    <w:tblStylePr w:type="firstRow">
      <w:rPr>
        <w:b/>
        <w:color w:val="404040"/>
      </w:rPr>
      <w:tblPr/>
      <w:tcPr>
        <w:tcBorders>
          <w:top w:val="none" w:color="000000" w:sz="4" w:space="0"/>
          <w:left w:val="none" w:color="000000" w:sz="4" w:space="0"/>
          <w:bottom w:val="single" w:color="F79646" w:themeColor="accent6" w:sz="4" w:space="0"/>
          <w:right w:val="none" w:color="000000" w:sz="4" w:space="0"/>
        </w:tcBorders>
      </w:tcPr>
    </w:tblStylePr>
    <w:tblStylePr w:type="lastRow">
      <w:rPr>
        <w:b/>
        <w:color w:val="404040"/>
      </w:rPr>
      <w:tblPr/>
      <w:tcPr>
        <w:tcBorders>
          <w:top w:val="single" w:color="F79646" w:themeColor="accent6" w:sz="4" w:space="0"/>
          <w:left w:val="none" w:color="000000" w:sz="4" w:space="0"/>
          <w:bottom w:val="none" w:color="000000" w:sz="4" w:space="0"/>
          <w:right w:val="none" w:color="000000" w:sz="4" w:space="0"/>
        </w:tcBorders>
      </w:tcPr>
    </w:tblStylePr>
    <w:tblStylePr w:type="firstCol">
      <w:rPr>
        <w:b/>
        <w:color w:val="404040"/>
      </w:rPr>
      <w:tblPr/>
    </w:tblStylePr>
    <w:tblStylePr w:type="lastCol">
      <w:rPr>
        <w:b/>
        <w:color w:val="404040"/>
      </w:rPr>
      <w:tblPr/>
    </w:tblStylePr>
    <w:tblStylePr w:type="band1Vert">
      <w:tblPr/>
      <w:tcPr>
        <w:shd w:val="clear" w:color="FDE4D0" w:fill="FDE4D0" w:themeFill="accent6" w:themeFillTint="40"/>
      </w:tcPr>
    </w:tblStylePr>
    <w:tblStylePr w:type="band1Horz">
      <w:tblPr/>
      <w:tcPr>
        <w:shd w:val="clear" w:color="FDE4D0" w:fill="FDE4D0" w:themeFill="accent6" w:themeFillTint="40"/>
      </w:tcPr>
    </w:tblStylePr>
  </w:style>
  <w:style w:type="table" w:styleId="TabeladeLista2">
    <w:name w:val="List Table 2"/>
    <w:basedOn w:val="Tabelanormal"/>
    <w:uiPriority w:val="99"/>
    <w:tblPr>
      <w:tblStyleRowBandSize w:val="1"/>
      <w:tblStyleColBandSize w:val="1"/>
      <w:tblBorders>
        <w:top w:val="single" w:color="6F6F6F" w:themeColor="text1" w:themeTint="90" w:sz="4" w:space="0"/>
        <w:bottom w:val="single" w:color="6F6F6F" w:themeColor="text1" w:themeTint="90" w:sz="4" w:space="0"/>
        <w:insideH w:val="single" w:color="6F6F6F" w:themeColor="text1" w:themeTint="90" w:sz="4" w:space="0"/>
      </w:tblBorders>
    </w:tblPr>
    <w:tblStylePr w:type="firstRow">
      <w:rPr>
        <w:b/>
        <w:color w:val="404040"/>
        <w:sz w:val="22"/>
      </w:rPr>
      <w:tblPr/>
      <w:tcPr>
        <w:tcBorders>
          <w:top w:val="single" w:color="6F6F6F" w:themeColor="text1" w:sz="4" w:space="0"/>
          <w:left w:val="none" w:color="000000" w:sz="4" w:space="0"/>
          <w:bottom w:val="single" w:color="6F6F6F" w:themeColor="text1" w:sz="4" w:space="0"/>
          <w:right w:val="none" w:color="000000" w:sz="4" w:space="0"/>
        </w:tcBorders>
      </w:tcPr>
    </w:tblStylePr>
    <w:tblStylePr w:type="lastRow">
      <w:rPr>
        <w:b/>
        <w:color w:val="404040"/>
        <w:sz w:val="22"/>
      </w:rPr>
      <w:tblPr/>
      <w:tcPr>
        <w:tcBorders>
          <w:top w:val="single" w:color="6F6F6F" w:themeColor="text1" w:sz="4" w:space="0"/>
          <w:left w:val="none" w:color="000000" w:sz="4" w:space="0"/>
          <w:bottom w:val="single" w:color="6F6F6F" w:themeColor="text1" w:sz="4" w:space="0"/>
          <w:right w:val="none" w:color="000000" w:sz="4" w:space="0"/>
        </w:tcBorders>
      </w:tcPr>
    </w:tblStylePr>
    <w:tblStylePr w:type="firstCol">
      <w:rPr>
        <w:b/>
        <w:color w:val="404040"/>
        <w:sz w:val="22"/>
      </w:rPr>
      <w:tblPr/>
    </w:tblStylePr>
    <w:tblStylePr w:type="lastCol">
      <w:rPr>
        <w:b/>
        <w:color w:val="404040"/>
        <w:sz w:val="22"/>
      </w:rPr>
      <w:tblPr/>
    </w:tblStylePr>
    <w:tblStylePr w:type="band1Vert">
      <w:rPr>
        <w:color w:val="404040"/>
        <w:sz w:val="22"/>
      </w:rPr>
      <w:tblPr/>
      <w:tcPr>
        <w:shd w:val="clear" w:color="BFBFBF" w:fill="BFBFBF" w:themeFill="text1" w:themeFillTint="40"/>
      </w:tcPr>
    </w:tblStylePr>
    <w:tblStylePr w:type="band1Horz">
      <w:rPr>
        <w:color w:val="404040"/>
        <w:sz w:val="22"/>
      </w:rPr>
      <w:tblPr/>
      <w:tcPr>
        <w:shd w:val="clear" w:color="BFBFBF" w:fill="BFBFBF" w:themeFill="text1" w:themeFillTint="40"/>
      </w:tcPr>
    </w:tblStylePr>
  </w:style>
  <w:style w:type="table" w:customStyle="1" w:styleId="ListTable2-Accent1">
    <w:name w:val="List Table 2 - Accent 1"/>
    <w:basedOn w:val="Tabelanormal"/>
    <w:uiPriority w:val="99"/>
    <w:tblPr>
      <w:tblStyleRowBandSize w:val="1"/>
      <w:tblStyleColBandSize w:val="1"/>
      <w:tblBorders>
        <w:top w:val="single" w:color="9BB7D9" w:themeColor="accent1" w:themeTint="90" w:sz="4" w:space="0"/>
        <w:bottom w:val="single" w:color="9BB7D9" w:themeColor="accent1" w:themeTint="90" w:sz="4" w:space="0"/>
        <w:insideH w:val="single" w:color="9BB7D9" w:themeColor="accent1" w:themeTint="90" w:sz="4" w:space="0"/>
      </w:tblBorders>
    </w:tblPr>
    <w:tblStylePr w:type="firstRow">
      <w:rPr>
        <w:b/>
        <w:color w:val="404040"/>
        <w:sz w:val="22"/>
      </w:rPr>
      <w:tblPr/>
      <w:tcPr>
        <w:tcBorders>
          <w:top w:val="single" w:color="9BB7D9" w:themeColor="accent1" w:sz="4" w:space="0"/>
          <w:left w:val="none" w:color="000000" w:sz="4" w:space="0"/>
          <w:bottom w:val="single" w:color="9BB7D9" w:themeColor="accent1" w:sz="4" w:space="0"/>
          <w:right w:val="none" w:color="000000" w:sz="4" w:space="0"/>
        </w:tcBorders>
      </w:tcPr>
    </w:tblStylePr>
    <w:tblStylePr w:type="lastRow">
      <w:rPr>
        <w:b/>
        <w:color w:val="404040"/>
        <w:sz w:val="22"/>
      </w:rPr>
      <w:tblPr/>
      <w:tcPr>
        <w:tcBorders>
          <w:top w:val="single" w:color="9BB7D9" w:themeColor="accent1" w:sz="4" w:space="0"/>
          <w:left w:val="none" w:color="000000" w:sz="4" w:space="0"/>
          <w:bottom w:val="single" w:color="9BB7D9" w:themeColor="accent1" w:sz="4" w:space="0"/>
          <w:right w:val="none" w:color="000000" w:sz="4" w:space="0"/>
        </w:tcBorders>
      </w:tcPr>
    </w:tblStylePr>
    <w:tblStylePr w:type="firstCol">
      <w:rPr>
        <w:b/>
        <w:color w:val="404040"/>
        <w:sz w:val="22"/>
      </w:rPr>
      <w:tblPr/>
    </w:tblStylePr>
    <w:tblStylePr w:type="lastCol">
      <w:rPr>
        <w:b/>
        <w:color w:val="404040"/>
        <w:sz w:val="22"/>
      </w:rPr>
      <w:tblPr/>
    </w:tblStylePr>
    <w:tblStylePr w:type="band1Vert">
      <w:rPr>
        <w:color w:val="404040"/>
        <w:sz w:val="22"/>
      </w:rPr>
      <w:tblPr/>
      <w:tcPr>
        <w:shd w:val="clear" w:color="D2DFEE" w:fill="D2DFEE" w:themeFill="accent1" w:themeFillTint="40"/>
      </w:tcPr>
    </w:tblStylePr>
    <w:tblStylePr w:type="band1Horz">
      <w:rPr>
        <w:color w:val="404040"/>
        <w:sz w:val="22"/>
      </w:rPr>
      <w:tblPr/>
      <w:tcPr>
        <w:shd w:val="clear" w:color="D2DFEE" w:fill="D2DFEE" w:themeFill="accent1" w:themeFillTint="40"/>
      </w:tcPr>
    </w:tblStylePr>
  </w:style>
  <w:style w:type="table" w:customStyle="1" w:styleId="ListTable2-Accent2">
    <w:name w:val="List Table 2 - Accent 2"/>
    <w:basedOn w:val="Tabelanormal"/>
    <w:uiPriority w:val="99"/>
    <w:tblPr>
      <w:tblStyleRowBandSize w:val="1"/>
      <w:tblStyleColBandSize w:val="1"/>
      <w:tblBorders>
        <w:top w:val="single" w:color="DB9B9A" w:themeColor="accent2" w:themeTint="90" w:sz="4" w:space="0"/>
        <w:bottom w:val="single" w:color="DB9B9A" w:themeColor="accent2" w:themeTint="90" w:sz="4" w:space="0"/>
        <w:insideH w:val="single" w:color="DB9B9A" w:themeColor="accent2" w:themeTint="90" w:sz="4" w:space="0"/>
      </w:tblBorders>
    </w:tblPr>
    <w:tblStylePr w:type="firstRow">
      <w:rPr>
        <w:b/>
        <w:color w:val="404040"/>
        <w:sz w:val="22"/>
      </w:rPr>
      <w:tblPr/>
      <w:tcPr>
        <w:tcBorders>
          <w:top w:val="single" w:color="DB9B9A" w:themeColor="accent2" w:sz="4" w:space="0"/>
          <w:left w:val="none" w:color="000000" w:sz="4" w:space="0"/>
          <w:bottom w:val="single" w:color="DB9B9A" w:themeColor="accent2" w:sz="4" w:space="0"/>
          <w:right w:val="none" w:color="000000" w:sz="4" w:space="0"/>
        </w:tcBorders>
      </w:tcPr>
    </w:tblStylePr>
    <w:tblStylePr w:type="lastRow">
      <w:rPr>
        <w:b/>
        <w:color w:val="404040"/>
        <w:sz w:val="22"/>
      </w:rPr>
      <w:tblPr/>
      <w:tcPr>
        <w:tcBorders>
          <w:top w:val="single" w:color="DB9B9A" w:themeColor="accent2" w:sz="4" w:space="0"/>
          <w:left w:val="none" w:color="000000" w:sz="4" w:space="0"/>
          <w:bottom w:val="single" w:color="DB9B9A" w:themeColor="accent2" w:sz="4" w:space="0"/>
          <w:right w:val="none" w:color="000000" w:sz="4" w:space="0"/>
        </w:tcBorders>
      </w:tcPr>
    </w:tblStylePr>
    <w:tblStylePr w:type="firstCol">
      <w:rPr>
        <w:b/>
        <w:color w:val="404040"/>
        <w:sz w:val="22"/>
      </w:rPr>
      <w:tblPr/>
    </w:tblStylePr>
    <w:tblStylePr w:type="lastCol">
      <w:rPr>
        <w:b/>
        <w:color w:val="404040"/>
        <w:sz w:val="22"/>
      </w:rPr>
      <w:tblPr/>
    </w:tblStylePr>
    <w:tblStylePr w:type="band1Vert">
      <w:rPr>
        <w:color w:val="404040"/>
        <w:sz w:val="22"/>
      </w:rPr>
      <w:tblPr/>
      <w:tcPr>
        <w:shd w:val="clear" w:color="EFD2D2" w:fill="EFD2D2" w:themeFill="accent2" w:themeFillTint="40"/>
      </w:tcPr>
    </w:tblStylePr>
    <w:tblStylePr w:type="band1Horz">
      <w:rPr>
        <w:color w:val="404040"/>
        <w:sz w:val="22"/>
      </w:rPr>
      <w:tblPr/>
      <w:tcPr>
        <w:shd w:val="clear" w:color="EFD2D2" w:fill="EFD2D2" w:themeFill="accent2" w:themeFillTint="40"/>
      </w:tcPr>
    </w:tblStylePr>
  </w:style>
  <w:style w:type="table" w:customStyle="1" w:styleId="ListTable2-Accent3">
    <w:name w:val="List Table 2 - Accent 3"/>
    <w:basedOn w:val="Tabelanormal"/>
    <w:uiPriority w:val="99"/>
    <w:tblPr>
      <w:tblStyleRowBandSize w:val="1"/>
      <w:tblStyleColBandSize w:val="1"/>
      <w:tblBorders>
        <w:top w:val="single" w:color="C6D8A1" w:themeColor="accent3" w:themeTint="90" w:sz="4" w:space="0"/>
        <w:bottom w:val="single" w:color="C6D8A1" w:themeColor="accent3" w:themeTint="90" w:sz="4" w:space="0"/>
        <w:insideH w:val="single" w:color="C6D8A1" w:themeColor="accent3" w:themeTint="90" w:sz="4" w:space="0"/>
      </w:tblBorders>
    </w:tblPr>
    <w:tblStylePr w:type="firstRow">
      <w:rPr>
        <w:b/>
        <w:color w:val="404040"/>
        <w:sz w:val="22"/>
      </w:rPr>
      <w:tblPr/>
      <w:tcPr>
        <w:tcBorders>
          <w:top w:val="single" w:color="C6D8A1" w:themeColor="accent3" w:sz="4" w:space="0"/>
          <w:left w:val="none" w:color="000000" w:sz="4" w:space="0"/>
          <w:bottom w:val="single" w:color="C6D8A1" w:themeColor="accent3" w:sz="4" w:space="0"/>
          <w:right w:val="none" w:color="000000" w:sz="4" w:space="0"/>
        </w:tcBorders>
      </w:tcPr>
    </w:tblStylePr>
    <w:tblStylePr w:type="lastRow">
      <w:rPr>
        <w:b/>
        <w:color w:val="404040"/>
        <w:sz w:val="22"/>
      </w:rPr>
      <w:tblPr/>
      <w:tcPr>
        <w:tcBorders>
          <w:top w:val="single" w:color="C6D8A1" w:themeColor="accent3" w:sz="4" w:space="0"/>
          <w:left w:val="none" w:color="000000" w:sz="4" w:space="0"/>
          <w:bottom w:val="single" w:color="C6D8A1" w:themeColor="accent3" w:sz="4" w:space="0"/>
          <w:right w:val="none" w:color="000000" w:sz="4" w:space="0"/>
        </w:tcBorders>
      </w:tcPr>
    </w:tblStylePr>
    <w:tblStylePr w:type="firstCol">
      <w:rPr>
        <w:b/>
        <w:color w:val="404040"/>
        <w:sz w:val="22"/>
      </w:rPr>
      <w:tblPr/>
    </w:tblStylePr>
    <w:tblStylePr w:type="lastCol">
      <w:rPr>
        <w:b/>
        <w:color w:val="404040"/>
        <w:sz w:val="22"/>
      </w:rPr>
      <w:tblPr/>
    </w:tblStylePr>
    <w:tblStylePr w:type="band1Vert">
      <w:rPr>
        <w:color w:val="404040"/>
        <w:sz w:val="22"/>
      </w:rPr>
      <w:tblPr/>
      <w:tcPr>
        <w:shd w:val="clear" w:color="E5EED5" w:fill="E5EED5" w:themeFill="accent3" w:themeFillTint="40"/>
      </w:tcPr>
    </w:tblStylePr>
    <w:tblStylePr w:type="band1Horz">
      <w:rPr>
        <w:color w:val="404040"/>
        <w:sz w:val="22"/>
      </w:rPr>
      <w:tblPr/>
      <w:tcPr>
        <w:shd w:val="clear" w:color="E5EED5" w:fill="E5EED5" w:themeFill="accent3" w:themeFillTint="40"/>
      </w:tcPr>
    </w:tblStylePr>
  </w:style>
  <w:style w:type="table" w:customStyle="1" w:styleId="ListTable2-Accent4">
    <w:name w:val="List Table 2 - Accent 4"/>
    <w:basedOn w:val="Tabelanormal"/>
    <w:uiPriority w:val="99"/>
    <w:tblPr>
      <w:tblStyleRowBandSize w:val="1"/>
      <w:tblStyleColBandSize w:val="1"/>
      <w:tblBorders>
        <w:top w:val="single" w:color="B7A7CA" w:themeColor="accent4" w:themeTint="90" w:sz="4" w:space="0"/>
        <w:bottom w:val="single" w:color="B7A7CA" w:themeColor="accent4" w:themeTint="90" w:sz="4" w:space="0"/>
        <w:insideH w:val="single" w:color="B7A7CA" w:themeColor="accent4" w:themeTint="90" w:sz="4" w:space="0"/>
      </w:tblBorders>
    </w:tblPr>
    <w:tblStylePr w:type="firstRow">
      <w:rPr>
        <w:b/>
        <w:color w:val="404040"/>
        <w:sz w:val="22"/>
      </w:rPr>
      <w:tblPr/>
      <w:tcPr>
        <w:tcBorders>
          <w:top w:val="single" w:color="B7A7CA" w:themeColor="accent4" w:sz="4" w:space="0"/>
          <w:left w:val="none" w:color="000000" w:sz="4" w:space="0"/>
          <w:bottom w:val="single" w:color="B7A7CA" w:themeColor="accent4" w:sz="4" w:space="0"/>
          <w:right w:val="none" w:color="000000" w:sz="4" w:space="0"/>
        </w:tcBorders>
      </w:tcPr>
    </w:tblStylePr>
    <w:tblStylePr w:type="lastRow">
      <w:rPr>
        <w:b/>
        <w:color w:val="404040"/>
        <w:sz w:val="22"/>
      </w:rPr>
      <w:tblPr/>
      <w:tcPr>
        <w:tcBorders>
          <w:top w:val="single" w:color="B7A7CA" w:themeColor="accent4" w:sz="4" w:space="0"/>
          <w:left w:val="none" w:color="000000" w:sz="4" w:space="0"/>
          <w:bottom w:val="single" w:color="B7A7CA" w:themeColor="accent4" w:sz="4" w:space="0"/>
          <w:right w:val="none" w:color="000000" w:sz="4" w:space="0"/>
        </w:tcBorders>
      </w:tcPr>
    </w:tblStylePr>
    <w:tblStylePr w:type="firstCol">
      <w:rPr>
        <w:b/>
        <w:color w:val="404040"/>
        <w:sz w:val="22"/>
      </w:rPr>
      <w:tblPr/>
    </w:tblStylePr>
    <w:tblStylePr w:type="lastCol">
      <w:rPr>
        <w:b/>
        <w:color w:val="404040"/>
        <w:sz w:val="22"/>
      </w:rPr>
      <w:tblPr/>
    </w:tblStylePr>
    <w:tblStylePr w:type="band1Vert">
      <w:rPr>
        <w:color w:val="404040"/>
        <w:sz w:val="22"/>
      </w:rPr>
      <w:tblPr/>
      <w:tcPr>
        <w:shd w:val="clear" w:color="DFD8E7" w:fill="DFD8E7" w:themeFill="accent4" w:themeFillTint="40"/>
      </w:tcPr>
    </w:tblStylePr>
    <w:tblStylePr w:type="band1Horz">
      <w:rPr>
        <w:color w:val="404040"/>
        <w:sz w:val="22"/>
      </w:rPr>
      <w:tblPr/>
      <w:tcPr>
        <w:shd w:val="clear" w:color="DFD8E7" w:fill="DFD8E7" w:themeFill="accent4" w:themeFillTint="40"/>
      </w:tcPr>
    </w:tblStylePr>
  </w:style>
  <w:style w:type="table" w:customStyle="1" w:styleId="ListTable2-Accent5">
    <w:name w:val="List Table 2 - Accent 5"/>
    <w:basedOn w:val="Tabelanormal"/>
    <w:uiPriority w:val="99"/>
    <w:tblPr>
      <w:tblStyleRowBandSize w:val="1"/>
      <w:tblStyleColBandSize w:val="1"/>
      <w:tblBorders>
        <w:top w:val="single" w:color="99D0DE" w:themeColor="accent5" w:themeTint="90" w:sz="4" w:space="0"/>
        <w:bottom w:val="single" w:color="99D0DE" w:themeColor="accent5" w:themeTint="90" w:sz="4" w:space="0"/>
        <w:insideH w:val="single" w:color="99D0DE" w:themeColor="accent5" w:themeTint="90" w:sz="4" w:space="0"/>
      </w:tblBorders>
    </w:tblPr>
    <w:tblStylePr w:type="firstRow">
      <w:rPr>
        <w:b/>
        <w:color w:val="404040"/>
        <w:sz w:val="22"/>
      </w:rPr>
      <w:tblPr/>
      <w:tcPr>
        <w:tcBorders>
          <w:top w:val="single" w:color="99D0DE" w:themeColor="accent5" w:sz="4" w:space="0"/>
          <w:left w:val="none" w:color="000000" w:sz="4" w:space="0"/>
          <w:bottom w:val="single" w:color="99D0DE" w:themeColor="accent5" w:sz="4" w:space="0"/>
          <w:right w:val="none" w:color="000000" w:sz="4" w:space="0"/>
        </w:tcBorders>
      </w:tcPr>
    </w:tblStylePr>
    <w:tblStylePr w:type="lastRow">
      <w:rPr>
        <w:b/>
        <w:color w:val="404040"/>
        <w:sz w:val="22"/>
      </w:rPr>
      <w:tblPr/>
      <w:tcPr>
        <w:tcBorders>
          <w:top w:val="single" w:color="99D0DE" w:themeColor="accent5" w:sz="4" w:space="0"/>
          <w:left w:val="none" w:color="000000" w:sz="4" w:space="0"/>
          <w:bottom w:val="single" w:color="99D0DE" w:themeColor="accent5" w:sz="4" w:space="0"/>
          <w:right w:val="none" w:color="000000" w:sz="4" w:space="0"/>
        </w:tcBorders>
      </w:tcPr>
    </w:tblStylePr>
    <w:tblStylePr w:type="firstCol">
      <w:rPr>
        <w:b/>
        <w:color w:val="404040"/>
        <w:sz w:val="22"/>
      </w:rPr>
      <w:tblPr/>
    </w:tblStylePr>
    <w:tblStylePr w:type="lastCol">
      <w:rPr>
        <w:b/>
        <w:color w:val="404040"/>
        <w:sz w:val="22"/>
      </w:rPr>
      <w:tblPr/>
    </w:tblStylePr>
    <w:tblStylePr w:type="band1Vert">
      <w:rPr>
        <w:color w:val="404040"/>
        <w:sz w:val="22"/>
      </w:rPr>
      <w:tblPr/>
      <w:tcPr>
        <w:shd w:val="clear" w:color="D1EAF0" w:fill="D1EAF0" w:themeFill="accent5" w:themeFillTint="40"/>
      </w:tcPr>
    </w:tblStylePr>
    <w:tblStylePr w:type="band1Horz">
      <w:rPr>
        <w:color w:val="404040"/>
        <w:sz w:val="22"/>
      </w:rPr>
      <w:tblPr/>
      <w:tcPr>
        <w:shd w:val="clear" w:color="D1EAF0" w:fill="D1EAF0" w:themeFill="accent5" w:themeFillTint="40"/>
      </w:tcPr>
    </w:tblStylePr>
  </w:style>
  <w:style w:type="table" w:customStyle="1" w:styleId="ListTable2-Accent6">
    <w:name w:val="List Table 2 - Accent 6"/>
    <w:basedOn w:val="Tabelanormal"/>
    <w:uiPriority w:val="99"/>
    <w:tblPr>
      <w:tblStyleRowBandSize w:val="1"/>
      <w:tblStyleColBandSize w:val="1"/>
      <w:tblBorders>
        <w:top w:val="single" w:color="FAC396" w:themeColor="accent6" w:themeTint="90" w:sz="4" w:space="0"/>
        <w:bottom w:val="single" w:color="FAC396" w:themeColor="accent6" w:themeTint="90" w:sz="4" w:space="0"/>
        <w:insideH w:val="single" w:color="FAC396" w:themeColor="accent6" w:themeTint="90" w:sz="4" w:space="0"/>
      </w:tblBorders>
    </w:tblPr>
    <w:tblStylePr w:type="firstRow">
      <w:rPr>
        <w:b/>
        <w:color w:val="404040"/>
        <w:sz w:val="22"/>
      </w:rPr>
      <w:tblPr/>
      <w:tcPr>
        <w:tcBorders>
          <w:top w:val="single" w:color="FAC396" w:themeColor="accent6" w:sz="4" w:space="0"/>
          <w:left w:val="none" w:color="000000" w:sz="4" w:space="0"/>
          <w:bottom w:val="single" w:color="FAC396" w:themeColor="accent6" w:sz="4" w:space="0"/>
          <w:right w:val="none" w:color="000000" w:sz="4" w:space="0"/>
        </w:tcBorders>
      </w:tcPr>
    </w:tblStylePr>
    <w:tblStylePr w:type="lastRow">
      <w:rPr>
        <w:b/>
        <w:color w:val="404040"/>
        <w:sz w:val="22"/>
      </w:rPr>
      <w:tblPr/>
      <w:tcPr>
        <w:tcBorders>
          <w:top w:val="single" w:color="FAC396" w:themeColor="accent6" w:sz="4" w:space="0"/>
          <w:left w:val="none" w:color="000000" w:sz="4" w:space="0"/>
          <w:bottom w:val="single" w:color="FAC396" w:themeColor="accent6" w:sz="4" w:space="0"/>
          <w:right w:val="none" w:color="000000" w:sz="4" w:space="0"/>
        </w:tcBorders>
      </w:tcPr>
    </w:tblStylePr>
    <w:tblStylePr w:type="firstCol">
      <w:rPr>
        <w:b/>
        <w:color w:val="404040"/>
        <w:sz w:val="22"/>
      </w:rPr>
      <w:tblPr/>
    </w:tblStylePr>
    <w:tblStylePr w:type="lastCol">
      <w:rPr>
        <w:b/>
        <w:color w:val="404040"/>
        <w:sz w:val="22"/>
      </w:rPr>
      <w:tblPr/>
    </w:tblStylePr>
    <w:tblStylePr w:type="band1Vert">
      <w:rPr>
        <w:color w:val="404040"/>
        <w:sz w:val="22"/>
      </w:rPr>
      <w:tblPr/>
      <w:tcPr>
        <w:shd w:val="clear" w:color="FDE4D0" w:fill="FDE4D0" w:themeFill="accent6" w:themeFillTint="40"/>
      </w:tcPr>
    </w:tblStylePr>
    <w:tblStylePr w:type="band1Horz">
      <w:rPr>
        <w:color w:val="404040"/>
        <w:sz w:val="22"/>
      </w:rPr>
      <w:tblPr/>
      <w:tcPr>
        <w:shd w:val="clear" w:color="FDE4D0" w:fill="FDE4D0" w:themeFill="accent6" w:themeFillTint="40"/>
      </w:tcPr>
    </w:tblStylePr>
  </w:style>
  <w:style w:type="table" w:styleId="TabeladeLista3">
    <w:name w:val="List Table 3"/>
    <w:basedOn w:val="Tabelanormal"/>
    <w:uiPriority w:val="99"/>
    <w:tblPr>
      <w:tblStyleRowBandSize w:val="1"/>
      <w:tblStyleColBandSize w:val="1"/>
      <w:tblBorders>
        <w:top w:val="single" w:color="000000" w:themeColor="text1" w:sz="4" w:space="0"/>
        <w:left w:val="single" w:color="000000" w:themeColor="text1" w:sz="4" w:space="0"/>
        <w:bottom w:val="single" w:color="000000" w:themeColor="text1" w:sz="4" w:space="0"/>
        <w:right w:val="single" w:color="000000" w:themeColor="text1" w:sz="4" w:space="0"/>
      </w:tblBorders>
    </w:tblPr>
    <w:tblStylePr w:type="firstRow">
      <w:rPr>
        <w:b/>
        <w:color w:val="FFFFFF"/>
        <w:sz w:val="22"/>
      </w:rPr>
      <w:tblPr/>
      <w:tcPr>
        <w:shd w:val="clear" w:color="000000" w:fill="000000" w:themeFill="text1"/>
      </w:tcPr>
    </w:tblStylePr>
    <w:tblStylePr w:type="lastRow">
      <w:rPr>
        <w:b/>
        <w:color w:val="404040"/>
      </w:rPr>
      <w:tblPr/>
    </w:tblStylePr>
    <w:tblStylePr w:type="firstCol">
      <w:rPr>
        <w:b/>
        <w:color w:val="404040"/>
      </w:rPr>
      <w:tblPr/>
    </w:tblStylePr>
    <w:tblStylePr w:type="lastCol">
      <w:rPr>
        <w:b/>
        <w:color w:val="404040"/>
      </w:rPr>
      <w:tblPr/>
    </w:tblStylePr>
    <w:tblStylePr w:type="band1Vert">
      <w:rPr>
        <w:color w:val="404040"/>
        <w:sz w:val="22"/>
      </w:rPr>
      <w:tblPr/>
      <w:tcPr>
        <w:tcBorders>
          <w:left w:val="single" w:color="000000" w:themeColor="text1" w:sz="4" w:space="0"/>
          <w:right w:val="single" w:color="000000" w:themeColor="text1" w:sz="4" w:space="0"/>
        </w:tcBorders>
      </w:tcPr>
    </w:tblStylePr>
    <w:tblStylePr w:type="band1Horz">
      <w:rPr>
        <w:color w:val="404040"/>
        <w:sz w:val="22"/>
      </w:rPr>
      <w:tblPr/>
      <w:tcPr>
        <w:tcBorders>
          <w:top w:val="single" w:color="000000" w:themeColor="text1" w:sz="4" w:space="0"/>
          <w:bottom w:val="single" w:color="000000" w:themeColor="text1" w:sz="4" w:space="0"/>
        </w:tcBorders>
      </w:tcPr>
    </w:tblStylePr>
  </w:style>
  <w:style w:type="table" w:customStyle="1" w:styleId="ListTable3-Accent1">
    <w:name w:val="List Table 3 - Accent 1"/>
    <w:basedOn w:val="Tabelanormal"/>
    <w:uiPriority w:val="99"/>
    <w:tblPr>
      <w:tblStyleRowBandSize w:val="1"/>
      <w:tblStyleColBandSize w:val="1"/>
      <w:tblBorders>
        <w:top w:val="single" w:color="4F81BD" w:themeColor="accent1" w:sz="4" w:space="0"/>
        <w:left w:val="single" w:color="4F81BD" w:themeColor="accent1" w:sz="4" w:space="0"/>
        <w:bottom w:val="single" w:color="4F81BD" w:themeColor="accent1" w:sz="4" w:space="0"/>
        <w:right w:val="single" w:color="4F81BD" w:themeColor="accent1" w:sz="4" w:space="0"/>
      </w:tblBorders>
    </w:tblPr>
    <w:tblStylePr w:type="firstRow">
      <w:rPr>
        <w:b/>
        <w:color w:val="FFFFFF"/>
        <w:sz w:val="22"/>
      </w:rPr>
      <w:tblPr/>
      <w:tcPr>
        <w:shd w:val="clear" w:color="4F81BD" w:fill="4F81BD" w:themeFill="accent1"/>
      </w:tcPr>
    </w:tblStylePr>
    <w:tblStylePr w:type="lastRow">
      <w:rPr>
        <w:b/>
        <w:color w:val="404040"/>
      </w:rPr>
      <w:tblPr/>
    </w:tblStylePr>
    <w:tblStylePr w:type="firstCol">
      <w:rPr>
        <w:b/>
        <w:color w:val="404040"/>
      </w:rPr>
      <w:tblPr/>
    </w:tblStylePr>
    <w:tblStylePr w:type="lastCol">
      <w:rPr>
        <w:b/>
        <w:color w:val="404040"/>
      </w:rPr>
      <w:tblPr/>
    </w:tblStylePr>
    <w:tblStylePr w:type="band1Vert">
      <w:rPr>
        <w:color w:val="404040"/>
        <w:sz w:val="22"/>
      </w:rPr>
      <w:tblPr/>
      <w:tcPr>
        <w:tcBorders>
          <w:left w:val="single" w:color="4F81BD" w:themeColor="accent1" w:sz="4" w:space="0"/>
          <w:right w:val="single" w:color="4F81BD" w:themeColor="accent1" w:sz="4" w:space="0"/>
        </w:tcBorders>
      </w:tcPr>
    </w:tblStylePr>
    <w:tblStylePr w:type="band1Horz">
      <w:rPr>
        <w:color w:val="404040"/>
        <w:sz w:val="22"/>
      </w:rPr>
      <w:tblPr/>
      <w:tcPr>
        <w:tcBorders>
          <w:top w:val="single" w:color="4F81BD" w:themeColor="accent1" w:sz="4" w:space="0"/>
          <w:bottom w:val="single" w:color="4F81BD" w:themeColor="accent1" w:sz="4" w:space="0"/>
        </w:tcBorders>
      </w:tcPr>
    </w:tblStylePr>
  </w:style>
  <w:style w:type="table" w:customStyle="1" w:styleId="ListTable3-Accent2">
    <w:name w:val="List Table 3 - Accent 2"/>
    <w:basedOn w:val="Tabelanormal"/>
    <w:uiPriority w:val="99"/>
    <w:tblPr>
      <w:tblStyleRowBandSize w:val="1"/>
      <w:tblStyleColBandSize w:val="1"/>
      <w:tblBorders>
        <w:top w:val="single" w:color="D99695" w:themeColor="accent2" w:themeTint="97" w:sz="4" w:space="0"/>
        <w:left w:val="single" w:color="D99695" w:themeColor="accent2" w:themeTint="97" w:sz="4" w:space="0"/>
        <w:bottom w:val="single" w:color="D99695" w:themeColor="accent2" w:themeTint="97" w:sz="4" w:space="0"/>
        <w:right w:val="single" w:color="D99695" w:themeColor="accent2" w:themeTint="97" w:sz="4" w:space="0"/>
      </w:tblBorders>
    </w:tblPr>
    <w:tblStylePr w:type="firstRow">
      <w:rPr>
        <w:b/>
        <w:color w:val="FFFFFF"/>
        <w:sz w:val="22"/>
      </w:rPr>
      <w:tblPr/>
      <w:tcPr>
        <w:shd w:val="clear" w:color="D99695" w:fill="D99695" w:themeFill="accent2" w:themeFillTint="97"/>
      </w:tcPr>
    </w:tblStylePr>
    <w:tblStylePr w:type="lastRow">
      <w:rPr>
        <w:b/>
        <w:color w:val="404040"/>
      </w:rPr>
      <w:tblPr/>
    </w:tblStylePr>
    <w:tblStylePr w:type="firstCol">
      <w:rPr>
        <w:b/>
        <w:color w:val="404040"/>
      </w:rPr>
      <w:tblPr/>
    </w:tblStylePr>
    <w:tblStylePr w:type="lastCol">
      <w:rPr>
        <w:b/>
        <w:color w:val="404040"/>
      </w:rPr>
      <w:tblPr/>
    </w:tblStylePr>
    <w:tblStylePr w:type="band1Vert">
      <w:rPr>
        <w:color w:val="404040"/>
        <w:sz w:val="22"/>
      </w:rPr>
      <w:tblPr/>
      <w:tcPr>
        <w:tcBorders>
          <w:left w:val="single" w:color="D99695" w:themeColor="accent2" w:sz="4" w:space="0"/>
          <w:right w:val="single" w:color="D99695" w:themeColor="accent2" w:sz="4" w:space="0"/>
        </w:tcBorders>
      </w:tcPr>
    </w:tblStylePr>
    <w:tblStylePr w:type="band1Horz">
      <w:rPr>
        <w:color w:val="404040"/>
        <w:sz w:val="22"/>
      </w:rPr>
      <w:tblPr/>
      <w:tcPr>
        <w:tcBorders>
          <w:top w:val="single" w:color="D99695" w:themeColor="accent2" w:sz="4" w:space="0"/>
          <w:bottom w:val="single" w:color="D99695" w:themeColor="accent2" w:sz="4" w:space="0"/>
        </w:tcBorders>
      </w:tcPr>
    </w:tblStylePr>
  </w:style>
  <w:style w:type="table" w:customStyle="1" w:styleId="ListTable3-Accent3">
    <w:name w:val="List Table 3 - Accent 3"/>
    <w:basedOn w:val="Tabelanormal"/>
    <w:uiPriority w:val="99"/>
    <w:tblPr>
      <w:tblStyleRowBandSize w:val="1"/>
      <w:tblStyleColBandSize w:val="1"/>
      <w:tblBorders>
        <w:top w:val="single" w:color="C3D69B" w:themeColor="accent3" w:themeTint="98" w:sz="4" w:space="0"/>
        <w:left w:val="single" w:color="C3D69B" w:themeColor="accent3" w:themeTint="98" w:sz="4" w:space="0"/>
        <w:bottom w:val="single" w:color="C3D69B" w:themeColor="accent3" w:themeTint="98" w:sz="4" w:space="0"/>
        <w:right w:val="single" w:color="C3D69B" w:themeColor="accent3" w:themeTint="98" w:sz="4" w:space="0"/>
      </w:tblBorders>
    </w:tblPr>
    <w:tblStylePr w:type="firstRow">
      <w:rPr>
        <w:b/>
        <w:color w:val="FFFFFF"/>
        <w:sz w:val="22"/>
      </w:rPr>
      <w:tblPr/>
      <w:tcPr>
        <w:shd w:val="clear" w:color="C3D69B" w:fill="C3D69B" w:themeFill="accent3" w:themeFillTint="98"/>
      </w:tcPr>
    </w:tblStylePr>
    <w:tblStylePr w:type="lastRow">
      <w:rPr>
        <w:b/>
        <w:color w:val="404040"/>
      </w:rPr>
      <w:tblPr/>
    </w:tblStylePr>
    <w:tblStylePr w:type="firstCol">
      <w:rPr>
        <w:b/>
        <w:color w:val="404040"/>
      </w:rPr>
      <w:tblPr/>
    </w:tblStylePr>
    <w:tblStylePr w:type="lastCol">
      <w:rPr>
        <w:b/>
        <w:color w:val="404040"/>
      </w:rPr>
      <w:tblPr/>
    </w:tblStylePr>
    <w:tblStylePr w:type="band1Vert">
      <w:rPr>
        <w:color w:val="404040"/>
        <w:sz w:val="22"/>
      </w:rPr>
      <w:tblPr/>
      <w:tcPr>
        <w:tcBorders>
          <w:left w:val="single" w:color="C3D69B" w:themeColor="accent3" w:sz="4" w:space="0"/>
          <w:right w:val="single" w:color="C3D69B" w:themeColor="accent3" w:sz="4" w:space="0"/>
        </w:tcBorders>
      </w:tcPr>
    </w:tblStylePr>
    <w:tblStylePr w:type="band1Horz">
      <w:rPr>
        <w:color w:val="404040"/>
        <w:sz w:val="22"/>
      </w:rPr>
      <w:tblPr/>
      <w:tcPr>
        <w:tcBorders>
          <w:top w:val="single" w:color="C3D69B" w:themeColor="accent3" w:sz="4" w:space="0"/>
          <w:bottom w:val="single" w:color="C3D69B" w:themeColor="accent3" w:sz="4" w:space="0"/>
        </w:tcBorders>
      </w:tcPr>
    </w:tblStylePr>
  </w:style>
  <w:style w:type="table" w:customStyle="1" w:styleId="ListTable3-Accent4">
    <w:name w:val="List Table 3 - Accent 4"/>
    <w:basedOn w:val="Tabelanormal"/>
    <w:uiPriority w:val="99"/>
    <w:tblPr>
      <w:tblStyleRowBandSize w:val="1"/>
      <w:tblStyleColBandSize w:val="1"/>
      <w:tblBorders>
        <w:top w:val="single" w:color="B2A1C6" w:themeColor="accent4" w:themeTint="9a" w:sz="4" w:space="0"/>
        <w:left w:val="single" w:color="B2A1C6" w:themeColor="accent4" w:themeTint="9a" w:sz="4" w:space="0"/>
        <w:bottom w:val="single" w:color="B2A1C6" w:themeColor="accent4" w:themeTint="9a" w:sz="4" w:space="0"/>
        <w:right w:val="single" w:color="B2A1C6" w:themeColor="accent4" w:themeTint="9a" w:sz="4" w:space="0"/>
      </w:tblBorders>
    </w:tblPr>
    <w:tblStylePr w:type="firstRow">
      <w:rPr>
        <w:b/>
        <w:color w:val="FFFFFF"/>
        <w:sz w:val="22"/>
      </w:rPr>
      <w:tblPr/>
      <w:tcPr>
        <w:shd w:val="clear" w:color="B2A1C6" w:fill="B2A1C6" w:themeFill="accent4" w:themeFillTint="9a"/>
      </w:tcPr>
    </w:tblStylePr>
    <w:tblStylePr w:type="lastRow">
      <w:rPr>
        <w:b/>
        <w:color w:val="404040"/>
      </w:rPr>
      <w:tblPr/>
    </w:tblStylePr>
    <w:tblStylePr w:type="firstCol">
      <w:rPr>
        <w:b/>
        <w:color w:val="404040"/>
      </w:rPr>
      <w:tblPr/>
    </w:tblStylePr>
    <w:tblStylePr w:type="lastCol">
      <w:rPr>
        <w:b/>
        <w:color w:val="404040"/>
      </w:rPr>
      <w:tblPr/>
    </w:tblStylePr>
    <w:tblStylePr w:type="band1Vert">
      <w:rPr>
        <w:color w:val="404040"/>
        <w:sz w:val="22"/>
      </w:rPr>
      <w:tblPr/>
      <w:tcPr>
        <w:tcBorders>
          <w:left w:val="single" w:color="B2A1C6" w:themeColor="accent4" w:sz="4" w:space="0"/>
          <w:right w:val="single" w:color="B2A1C6" w:themeColor="accent4" w:sz="4" w:space="0"/>
        </w:tcBorders>
      </w:tcPr>
    </w:tblStylePr>
    <w:tblStylePr w:type="band1Horz">
      <w:rPr>
        <w:color w:val="404040"/>
        <w:sz w:val="22"/>
      </w:rPr>
      <w:tblPr/>
      <w:tcPr>
        <w:tcBorders>
          <w:top w:val="single" w:color="B2A1C6" w:themeColor="accent4" w:sz="4" w:space="0"/>
          <w:bottom w:val="single" w:color="B2A1C6" w:themeColor="accent4" w:sz="4" w:space="0"/>
        </w:tcBorders>
      </w:tcPr>
    </w:tblStylePr>
  </w:style>
  <w:style w:type="table" w:customStyle="1" w:styleId="ListTable3-Accent5">
    <w:name w:val="List Table 3 - Accent 5"/>
    <w:basedOn w:val="Tabelanormal"/>
    <w:uiPriority w:val="99"/>
    <w:tblPr>
      <w:tblStyleRowBandSize w:val="1"/>
      <w:tblStyleColBandSize w:val="1"/>
      <w:tblBorders>
        <w:top w:val="single" w:color="92CCDC" w:themeColor="accent5" w:themeTint="9a" w:sz="4" w:space="0"/>
        <w:left w:val="single" w:color="92CCDC" w:themeColor="accent5" w:themeTint="9a" w:sz="4" w:space="0"/>
        <w:bottom w:val="single" w:color="92CCDC" w:themeColor="accent5" w:themeTint="9a" w:sz="4" w:space="0"/>
        <w:right w:val="single" w:color="92CCDC" w:themeColor="accent5" w:themeTint="9a" w:sz="4" w:space="0"/>
      </w:tblBorders>
    </w:tblPr>
    <w:tblStylePr w:type="firstRow">
      <w:rPr>
        <w:b/>
        <w:color w:val="FFFFFF"/>
        <w:sz w:val="22"/>
      </w:rPr>
      <w:tblPr/>
      <w:tcPr>
        <w:shd w:val="clear" w:color="92CCDC" w:fill="92CCDC" w:themeFill="accent5" w:themeFillTint="9a"/>
      </w:tcPr>
    </w:tblStylePr>
    <w:tblStylePr w:type="lastRow">
      <w:rPr>
        <w:b/>
        <w:color w:val="404040"/>
      </w:rPr>
      <w:tblPr/>
    </w:tblStylePr>
    <w:tblStylePr w:type="firstCol">
      <w:rPr>
        <w:b/>
        <w:color w:val="404040"/>
      </w:rPr>
      <w:tblPr/>
    </w:tblStylePr>
    <w:tblStylePr w:type="lastCol">
      <w:rPr>
        <w:b/>
        <w:color w:val="404040"/>
      </w:rPr>
      <w:tblPr/>
    </w:tblStylePr>
    <w:tblStylePr w:type="band1Vert">
      <w:rPr>
        <w:color w:val="404040"/>
        <w:sz w:val="22"/>
      </w:rPr>
      <w:tblPr/>
      <w:tcPr>
        <w:tcBorders>
          <w:left w:val="single" w:color="92CCDC" w:themeColor="accent5" w:sz="4" w:space="0"/>
          <w:right w:val="single" w:color="92CCDC" w:themeColor="accent5" w:sz="4" w:space="0"/>
        </w:tcBorders>
      </w:tcPr>
    </w:tblStylePr>
    <w:tblStylePr w:type="band1Horz">
      <w:rPr>
        <w:color w:val="404040"/>
        <w:sz w:val="22"/>
      </w:rPr>
      <w:tblPr/>
      <w:tcPr>
        <w:tcBorders>
          <w:top w:val="single" w:color="92CCDC" w:themeColor="accent5" w:sz="4" w:space="0"/>
          <w:bottom w:val="single" w:color="92CCDC" w:themeColor="accent5" w:sz="4" w:space="0"/>
        </w:tcBorders>
      </w:tcPr>
    </w:tblStylePr>
  </w:style>
  <w:style w:type="table" w:customStyle="1" w:styleId="ListTable3-Accent6">
    <w:name w:val="List Table 3 - Accent 6"/>
    <w:basedOn w:val="Tabelanormal"/>
    <w:uiPriority w:val="99"/>
    <w:tblPr>
      <w:tblStyleRowBandSize w:val="1"/>
      <w:tblStyleColBandSize w:val="1"/>
      <w:tblBorders>
        <w:top w:val="single" w:color="FAC090" w:themeColor="accent6" w:themeTint="98" w:sz="4" w:space="0"/>
        <w:left w:val="single" w:color="FAC090" w:themeColor="accent6" w:themeTint="98" w:sz="4" w:space="0"/>
        <w:bottom w:val="single" w:color="FAC090" w:themeColor="accent6" w:themeTint="98" w:sz="4" w:space="0"/>
        <w:right w:val="single" w:color="FAC090" w:themeColor="accent6" w:themeTint="98" w:sz="4" w:space="0"/>
      </w:tblBorders>
    </w:tblPr>
    <w:tblStylePr w:type="firstRow">
      <w:rPr>
        <w:b/>
        <w:color w:val="FFFFFF"/>
        <w:sz w:val="22"/>
      </w:rPr>
      <w:tblPr/>
      <w:tcPr>
        <w:shd w:val="clear" w:color="FAC090" w:fill="FAC090" w:themeFill="accent6" w:themeFillTint="98"/>
      </w:tcPr>
    </w:tblStylePr>
    <w:tblStylePr w:type="lastRow">
      <w:rPr>
        <w:b/>
        <w:color w:val="404040"/>
      </w:rPr>
      <w:tblPr/>
    </w:tblStylePr>
    <w:tblStylePr w:type="firstCol">
      <w:rPr>
        <w:b/>
        <w:color w:val="404040"/>
      </w:rPr>
      <w:tblPr/>
    </w:tblStylePr>
    <w:tblStylePr w:type="lastCol">
      <w:rPr>
        <w:b/>
        <w:color w:val="404040"/>
      </w:rPr>
      <w:tblPr/>
    </w:tblStylePr>
    <w:tblStylePr w:type="band1Vert">
      <w:rPr>
        <w:color w:val="404040"/>
        <w:sz w:val="22"/>
      </w:rPr>
      <w:tblPr/>
      <w:tcPr>
        <w:tcBorders>
          <w:left w:val="single" w:color="FAC090" w:themeColor="accent6" w:sz="4" w:space="0"/>
          <w:right w:val="single" w:color="FAC090" w:themeColor="accent6" w:sz="4" w:space="0"/>
        </w:tcBorders>
      </w:tcPr>
    </w:tblStylePr>
    <w:tblStylePr w:type="band1Horz">
      <w:rPr>
        <w:color w:val="404040"/>
        <w:sz w:val="22"/>
      </w:rPr>
      <w:tblPr/>
      <w:tcPr>
        <w:tcBorders>
          <w:top w:val="single" w:color="FAC090" w:themeColor="accent6" w:sz="4" w:space="0"/>
          <w:bottom w:val="single" w:color="FAC090" w:themeColor="accent6" w:sz="4" w:space="0"/>
        </w:tcBorders>
      </w:tcPr>
    </w:tblStylePr>
  </w:style>
  <w:style w:type="table" w:styleId="TabeladeLista4">
    <w:name w:val="List Table 4"/>
    <w:basedOn w:val="Tabelanormal"/>
    <w:uiPriority w:val="99"/>
    <w:tblPr>
      <w:tblStyleRowBandSize w:val="1"/>
      <w:tblStyleColBandSize w:val="1"/>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blStylePr w:type="firstRow">
      <w:rPr>
        <w:b/>
        <w:color w:val="FFFFFF"/>
        <w:sz w:val="22"/>
      </w:rPr>
      <w:tblPr/>
      <w:tcPr>
        <w:shd w:val="clear" w:color="000000" w:fill="000000" w:themeFill="text1"/>
      </w:tcPr>
    </w:tblStylePr>
    <w:tblStylePr w:type="lastRow">
      <w:rPr>
        <w:b/>
        <w:color w:val="404040"/>
      </w:rPr>
      <w:tblPr/>
    </w:tblStylePr>
    <w:tblStylePr w:type="firstCol">
      <w:rPr>
        <w:b/>
        <w:color w:val="404040"/>
      </w:rPr>
      <w:tblPr/>
    </w:tblStylePr>
    <w:tblStylePr w:type="lastCol">
      <w:rPr>
        <w:b/>
        <w:color w:val="404040"/>
      </w:rPr>
      <w:tblPr/>
    </w:tblStylePr>
    <w:tblStylePr w:type="band1Vert">
      <w:rPr>
        <w:color w:val="404040"/>
        <w:sz w:val="22"/>
      </w:rPr>
      <w:tblPr/>
      <w:tcPr>
        <w:shd w:val="clear" w:color="BFBFBF" w:fill="BFBFBF" w:themeFill="text1" w:themeFillTint="40"/>
      </w:tcPr>
    </w:tblStylePr>
    <w:tblStylePr w:type="band1Horz">
      <w:rPr>
        <w:color w:val="404040"/>
        <w:sz w:val="22"/>
      </w:rPr>
      <w:tblPr/>
      <w:tcPr>
        <w:shd w:val="clear" w:color="BFBFBF" w:fill="BFBFBF" w:themeFill="text1" w:themeFillTint="40"/>
      </w:tcPr>
    </w:tblStylePr>
  </w:style>
  <w:style w:type="table" w:customStyle="1" w:styleId="ListTable4-Accent1">
    <w:name w:val="List Table 4 - Accent 1"/>
    <w:basedOn w:val="Tabelanormal"/>
    <w:uiPriority w:val="99"/>
    <w:tblPr>
      <w:tblStyleRowBandSize w:val="1"/>
      <w:tblStyleColBandSize w:val="1"/>
      <w:tblBorders>
        <w:top w:val="single" w:color="9BB7D9" w:themeColor="accent1" w:themeTint="90" w:sz="4" w:space="0"/>
        <w:left w:val="single" w:color="9BB7D9" w:themeColor="accent1" w:themeTint="90" w:sz="4" w:space="0"/>
        <w:bottom w:val="single" w:color="9BB7D9" w:themeColor="accent1" w:themeTint="90" w:sz="4" w:space="0"/>
        <w:right w:val="single" w:color="9BB7D9" w:themeColor="accent1" w:themeTint="90" w:sz="4" w:space="0"/>
        <w:insideH w:val="single" w:color="9BB7D9" w:themeColor="accent1" w:themeTint="90" w:sz="4" w:space="0"/>
      </w:tblBorders>
    </w:tblPr>
    <w:tblStylePr w:type="firstRow">
      <w:rPr>
        <w:b/>
        <w:color w:val="FFFFFF"/>
        <w:sz w:val="22"/>
      </w:rPr>
      <w:tblPr/>
      <w:tcPr>
        <w:shd w:val="clear" w:color="4F81BD" w:fill="4F81BD" w:themeFill="accent1"/>
      </w:tcPr>
    </w:tblStylePr>
    <w:tblStylePr w:type="lastRow">
      <w:rPr>
        <w:b/>
        <w:color w:val="404040"/>
      </w:rPr>
      <w:tblPr/>
    </w:tblStylePr>
    <w:tblStylePr w:type="firstCol">
      <w:rPr>
        <w:b/>
        <w:color w:val="404040"/>
      </w:rPr>
      <w:tblPr/>
    </w:tblStylePr>
    <w:tblStylePr w:type="lastCol">
      <w:rPr>
        <w:b/>
        <w:color w:val="404040"/>
      </w:rPr>
      <w:tblPr/>
    </w:tblStylePr>
    <w:tblStylePr w:type="band1Vert">
      <w:rPr>
        <w:color w:val="404040"/>
        <w:sz w:val="22"/>
      </w:rPr>
      <w:tblPr/>
      <w:tcPr>
        <w:shd w:val="clear" w:color="D2DFEE" w:fill="D2DFEE" w:themeFill="accent1" w:themeFillTint="40"/>
      </w:tcPr>
    </w:tblStylePr>
    <w:tblStylePr w:type="band1Horz">
      <w:rPr>
        <w:color w:val="404040"/>
        <w:sz w:val="22"/>
      </w:rPr>
      <w:tblPr/>
      <w:tcPr>
        <w:shd w:val="clear" w:color="D2DFEE" w:fill="D2DFEE" w:themeFill="accent1" w:themeFillTint="40"/>
      </w:tcPr>
    </w:tblStylePr>
  </w:style>
  <w:style w:type="table" w:customStyle="1" w:styleId="ListTable4-Accent2">
    <w:name w:val="List Table 4 - Accent 2"/>
    <w:basedOn w:val="Tabelanormal"/>
    <w:uiPriority w:val="99"/>
    <w:tblPr>
      <w:tblStyleRowBandSize w:val="1"/>
      <w:tblStyleColBandSize w:val="1"/>
      <w:tblBorders>
        <w:top w:val="single" w:color="DB9B9A" w:themeColor="accent2" w:themeTint="90" w:sz="4" w:space="0"/>
        <w:left w:val="single" w:color="DB9B9A" w:themeColor="accent2" w:themeTint="90" w:sz="4" w:space="0"/>
        <w:bottom w:val="single" w:color="DB9B9A" w:themeColor="accent2" w:themeTint="90" w:sz="4" w:space="0"/>
        <w:right w:val="single" w:color="DB9B9A" w:themeColor="accent2" w:themeTint="90" w:sz="4" w:space="0"/>
        <w:insideH w:val="single" w:color="DB9B9A" w:themeColor="accent2" w:themeTint="90" w:sz="4" w:space="0"/>
      </w:tblBorders>
    </w:tblPr>
    <w:tblStylePr w:type="firstRow">
      <w:rPr>
        <w:b/>
        <w:color w:val="FFFFFF"/>
        <w:sz w:val="22"/>
      </w:rPr>
      <w:tblPr/>
      <w:tcPr>
        <w:shd w:val="clear" w:color="C0504D" w:fill="C0504D" w:themeFill="accent2"/>
      </w:tcPr>
    </w:tblStylePr>
    <w:tblStylePr w:type="lastRow">
      <w:rPr>
        <w:b/>
        <w:color w:val="404040"/>
      </w:rPr>
      <w:tblPr/>
    </w:tblStylePr>
    <w:tblStylePr w:type="firstCol">
      <w:rPr>
        <w:b/>
        <w:color w:val="404040"/>
      </w:rPr>
      <w:tblPr/>
    </w:tblStylePr>
    <w:tblStylePr w:type="lastCol">
      <w:rPr>
        <w:b/>
        <w:color w:val="404040"/>
      </w:rPr>
      <w:tblPr/>
    </w:tblStylePr>
    <w:tblStylePr w:type="band1Vert">
      <w:rPr>
        <w:color w:val="404040"/>
        <w:sz w:val="22"/>
      </w:rPr>
      <w:tblPr/>
      <w:tcPr>
        <w:shd w:val="clear" w:color="EFD2D2" w:fill="EFD2D2" w:themeFill="accent2" w:themeFillTint="40"/>
      </w:tcPr>
    </w:tblStylePr>
    <w:tblStylePr w:type="band1Horz">
      <w:rPr>
        <w:color w:val="404040"/>
        <w:sz w:val="22"/>
      </w:rPr>
      <w:tblPr/>
      <w:tcPr>
        <w:shd w:val="clear" w:color="EFD2D2" w:fill="EFD2D2" w:themeFill="accent2" w:themeFillTint="40"/>
      </w:tcPr>
    </w:tblStylePr>
  </w:style>
  <w:style w:type="table" w:customStyle="1" w:styleId="ListTable4-Accent3">
    <w:name w:val="List Table 4 - Accent 3"/>
    <w:basedOn w:val="Tabelanormal"/>
    <w:uiPriority w:val="99"/>
    <w:tblPr>
      <w:tblStyleRowBandSize w:val="1"/>
      <w:tblStyleColBandSize w:val="1"/>
      <w:tblBorders>
        <w:top w:val="single" w:color="C6D8A1" w:themeColor="accent3" w:themeTint="90" w:sz="4" w:space="0"/>
        <w:left w:val="single" w:color="C6D8A1" w:themeColor="accent3" w:themeTint="90" w:sz="4" w:space="0"/>
        <w:bottom w:val="single" w:color="C6D8A1" w:themeColor="accent3" w:themeTint="90" w:sz="4" w:space="0"/>
        <w:right w:val="single" w:color="C6D8A1" w:themeColor="accent3" w:themeTint="90" w:sz="4" w:space="0"/>
        <w:insideH w:val="single" w:color="C6D8A1" w:themeColor="accent3" w:themeTint="90" w:sz="4" w:space="0"/>
      </w:tblBorders>
    </w:tblPr>
    <w:tblStylePr w:type="firstRow">
      <w:rPr>
        <w:b/>
        <w:color w:val="FFFFFF"/>
        <w:sz w:val="22"/>
      </w:rPr>
      <w:tblPr/>
      <w:tcPr>
        <w:shd w:val="clear" w:color="9BBB59" w:fill="9BBB59" w:themeFill="accent3"/>
      </w:tcPr>
    </w:tblStylePr>
    <w:tblStylePr w:type="lastRow">
      <w:rPr>
        <w:b/>
        <w:color w:val="404040"/>
      </w:rPr>
      <w:tblPr/>
    </w:tblStylePr>
    <w:tblStylePr w:type="firstCol">
      <w:rPr>
        <w:b/>
        <w:color w:val="404040"/>
      </w:rPr>
      <w:tblPr/>
    </w:tblStylePr>
    <w:tblStylePr w:type="lastCol">
      <w:rPr>
        <w:b/>
        <w:color w:val="404040"/>
      </w:rPr>
      <w:tblPr/>
    </w:tblStylePr>
    <w:tblStylePr w:type="band1Vert">
      <w:rPr>
        <w:color w:val="404040"/>
        <w:sz w:val="22"/>
      </w:rPr>
      <w:tblPr/>
      <w:tcPr>
        <w:shd w:val="clear" w:color="E5EED5" w:fill="E5EED5" w:themeFill="accent3" w:themeFillTint="40"/>
      </w:tcPr>
    </w:tblStylePr>
    <w:tblStylePr w:type="band1Horz">
      <w:rPr>
        <w:color w:val="404040"/>
        <w:sz w:val="22"/>
      </w:rPr>
      <w:tblPr/>
      <w:tcPr>
        <w:shd w:val="clear" w:color="E5EED5" w:fill="E5EED5" w:themeFill="accent3" w:themeFillTint="40"/>
      </w:tcPr>
    </w:tblStylePr>
  </w:style>
  <w:style w:type="table" w:customStyle="1" w:styleId="ListTable4-Accent4">
    <w:name w:val="List Table 4 - Accent 4"/>
    <w:basedOn w:val="Tabelanormal"/>
    <w:uiPriority w:val="99"/>
    <w:tblPr>
      <w:tblStyleRowBandSize w:val="1"/>
      <w:tblStyleColBandSize w:val="1"/>
      <w:tblBorders>
        <w:top w:val="single" w:color="B7A7CA" w:themeColor="accent4" w:themeTint="90" w:sz="4" w:space="0"/>
        <w:left w:val="single" w:color="B7A7CA" w:themeColor="accent4" w:themeTint="90" w:sz="4" w:space="0"/>
        <w:bottom w:val="single" w:color="B7A7CA" w:themeColor="accent4" w:themeTint="90" w:sz="4" w:space="0"/>
        <w:right w:val="single" w:color="B7A7CA" w:themeColor="accent4" w:themeTint="90" w:sz="4" w:space="0"/>
        <w:insideH w:val="single" w:color="B7A7CA" w:themeColor="accent4" w:themeTint="90" w:sz="4" w:space="0"/>
      </w:tblBorders>
    </w:tblPr>
    <w:tblStylePr w:type="firstRow">
      <w:rPr>
        <w:b/>
        <w:color w:val="FFFFFF"/>
        <w:sz w:val="22"/>
      </w:rPr>
      <w:tblPr/>
      <w:tcPr>
        <w:shd w:val="clear" w:color="8064A2" w:fill="8064A2" w:themeFill="accent4"/>
      </w:tcPr>
    </w:tblStylePr>
    <w:tblStylePr w:type="lastRow">
      <w:rPr>
        <w:b/>
        <w:color w:val="404040"/>
      </w:rPr>
      <w:tblPr/>
    </w:tblStylePr>
    <w:tblStylePr w:type="firstCol">
      <w:rPr>
        <w:b/>
        <w:color w:val="404040"/>
      </w:rPr>
      <w:tblPr/>
    </w:tblStylePr>
    <w:tblStylePr w:type="lastCol">
      <w:rPr>
        <w:b/>
        <w:color w:val="404040"/>
      </w:rPr>
      <w:tblPr/>
    </w:tblStylePr>
    <w:tblStylePr w:type="band1Vert">
      <w:rPr>
        <w:color w:val="404040"/>
        <w:sz w:val="22"/>
      </w:rPr>
      <w:tblPr/>
      <w:tcPr>
        <w:shd w:val="clear" w:color="DFD8E7" w:fill="DFD8E7" w:themeFill="accent4" w:themeFillTint="40"/>
      </w:tcPr>
    </w:tblStylePr>
    <w:tblStylePr w:type="band1Horz">
      <w:rPr>
        <w:color w:val="404040"/>
        <w:sz w:val="22"/>
      </w:rPr>
      <w:tblPr/>
      <w:tcPr>
        <w:shd w:val="clear" w:color="DFD8E7" w:fill="DFD8E7" w:themeFill="accent4" w:themeFillTint="40"/>
      </w:tcPr>
    </w:tblStylePr>
  </w:style>
  <w:style w:type="table" w:customStyle="1" w:styleId="ListTable4-Accent5">
    <w:name w:val="List Table 4 - Accent 5"/>
    <w:basedOn w:val="Tabelanormal"/>
    <w:uiPriority w:val="99"/>
    <w:tblPr>
      <w:tblStyleRowBandSize w:val="1"/>
      <w:tblStyleColBandSize w:val="1"/>
      <w:tblBorders>
        <w:top w:val="single" w:color="99D0DE" w:themeColor="accent5" w:themeTint="90" w:sz="4" w:space="0"/>
        <w:left w:val="single" w:color="99D0DE" w:themeColor="accent5" w:themeTint="90" w:sz="4" w:space="0"/>
        <w:bottom w:val="single" w:color="99D0DE" w:themeColor="accent5" w:themeTint="90" w:sz="4" w:space="0"/>
        <w:right w:val="single" w:color="99D0DE" w:themeColor="accent5" w:themeTint="90" w:sz="4" w:space="0"/>
        <w:insideH w:val="single" w:color="99D0DE" w:themeColor="accent5" w:themeTint="90" w:sz="4" w:space="0"/>
      </w:tblBorders>
    </w:tblPr>
    <w:tblStylePr w:type="firstRow">
      <w:rPr>
        <w:b/>
        <w:color w:val="FFFFFF"/>
        <w:sz w:val="22"/>
      </w:rPr>
      <w:tblPr/>
      <w:tcPr>
        <w:shd w:val="clear" w:color="4BACC6" w:fill="4BACC6" w:themeFill="accent5"/>
      </w:tcPr>
    </w:tblStylePr>
    <w:tblStylePr w:type="lastRow">
      <w:rPr>
        <w:b/>
        <w:color w:val="404040"/>
      </w:rPr>
      <w:tblPr/>
    </w:tblStylePr>
    <w:tblStylePr w:type="firstCol">
      <w:rPr>
        <w:b/>
        <w:color w:val="404040"/>
      </w:rPr>
      <w:tblPr/>
    </w:tblStylePr>
    <w:tblStylePr w:type="lastCol">
      <w:rPr>
        <w:b/>
        <w:color w:val="404040"/>
      </w:rPr>
      <w:tblPr/>
    </w:tblStylePr>
    <w:tblStylePr w:type="band1Vert">
      <w:rPr>
        <w:color w:val="404040"/>
        <w:sz w:val="22"/>
      </w:rPr>
      <w:tblPr/>
      <w:tcPr>
        <w:shd w:val="clear" w:color="D1EAF0" w:fill="D1EAF0" w:themeFill="accent5" w:themeFillTint="40"/>
      </w:tcPr>
    </w:tblStylePr>
    <w:tblStylePr w:type="band1Horz">
      <w:rPr>
        <w:color w:val="404040"/>
        <w:sz w:val="22"/>
      </w:rPr>
      <w:tblPr/>
      <w:tcPr>
        <w:shd w:val="clear" w:color="D1EAF0" w:fill="D1EAF0" w:themeFill="accent5" w:themeFillTint="40"/>
      </w:tcPr>
    </w:tblStylePr>
  </w:style>
  <w:style w:type="table" w:customStyle="1" w:styleId="ListTable4-Accent6">
    <w:name w:val="List Table 4 - Accent 6"/>
    <w:basedOn w:val="Tabelanormal"/>
    <w:uiPriority w:val="99"/>
    <w:tblPr>
      <w:tblStyleRowBandSize w:val="1"/>
      <w:tblStyleColBandSize w:val="1"/>
      <w:tblBorders>
        <w:top w:val="single" w:color="FAC396" w:themeColor="accent6" w:themeTint="90" w:sz="4" w:space="0"/>
        <w:left w:val="single" w:color="FAC396" w:themeColor="accent6" w:themeTint="90" w:sz="4" w:space="0"/>
        <w:bottom w:val="single" w:color="FAC396" w:themeColor="accent6" w:themeTint="90" w:sz="4" w:space="0"/>
        <w:right w:val="single" w:color="FAC396" w:themeColor="accent6" w:themeTint="90" w:sz="4" w:space="0"/>
        <w:insideH w:val="single" w:color="FAC396" w:themeColor="accent6" w:themeTint="90" w:sz="4" w:space="0"/>
      </w:tblBorders>
    </w:tblPr>
    <w:tblStylePr w:type="firstRow">
      <w:rPr>
        <w:b/>
        <w:color w:val="FFFFFF"/>
        <w:sz w:val="22"/>
      </w:rPr>
      <w:tblPr/>
      <w:tcPr>
        <w:shd w:val="clear" w:color="F79646" w:fill="F79646" w:themeFill="accent6"/>
      </w:tcPr>
    </w:tblStylePr>
    <w:tblStylePr w:type="lastRow">
      <w:rPr>
        <w:b/>
        <w:color w:val="404040"/>
      </w:rPr>
      <w:tblPr/>
    </w:tblStylePr>
    <w:tblStylePr w:type="firstCol">
      <w:rPr>
        <w:b/>
        <w:color w:val="404040"/>
      </w:rPr>
      <w:tblPr/>
    </w:tblStylePr>
    <w:tblStylePr w:type="lastCol">
      <w:rPr>
        <w:b/>
        <w:color w:val="404040"/>
      </w:rPr>
      <w:tblPr/>
    </w:tblStylePr>
    <w:tblStylePr w:type="band1Vert">
      <w:rPr>
        <w:color w:val="404040"/>
        <w:sz w:val="22"/>
      </w:rPr>
      <w:tblPr/>
      <w:tcPr>
        <w:shd w:val="clear" w:color="FDE4D0" w:fill="FDE4D0" w:themeFill="accent6" w:themeFillTint="40"/>
      </w:tcPr>
    </w:tblStylePr>
    <w:tblStylePr w:type="band1Horz">
      <w:rPr>
        <w:color w:val="404040"/>
        <w:sz w:val="22"/>
      </w:rPr>
      <w:tblPr/>
      <w:tcPr>
        <w:shd w:val="clear" w:color="FDE4D0" w:fill="FDE4D0" w:themeFill="accent6" w:themeFillTint="40"/>
      </w:tcPr>
    </w:tblStylePr>
  </w:style>
  <w:style w:type="table" w:styleId="TabeladeLista5Escura">
    <w:name w:val="List Table 5 Dark"/>
    <w:basedOn w:val="Tabelanormal"/>
    <w:uiPriority w:val="99"/>
    <w:tblPr>
      <w:tblStyleRowBandSize w:val="1"/>
      <w:tblStyleColBandSize w:val="1"/>
      <w:tblBorders>
        <w:top w:val="single" w:color="7F7F7F" w:themeColor="text1" w:themeTint="80" w:sz="32" w:space="0"/>
        <w:left w:val="single" w:color="7F7F7F" w:themeColor="text1" w:themeTint="80" w:sz="32" w:space="0"/>
        <w:bottom w:val="single" w:color="7F7F7F" w:themeColor="text1" w:themeTint="80" w:sz="32" w:space="0"/>
        <w:right w:val="single" w:color="7F7F7F" w:themeColor="text1" w:themeTint="80" w:sz="32" w:space="0"/>
      </w:tblBorders>
    </w:tblPr>
    <w:tblStylePr w:type="firstRow">
      <w:rPr>
        <w:b/>
        <w:color w:val="FFFFFF" w:themeColor="light1"/>
        <w:sz w:val="22"/>
      </w:rPr>
      <w:tblPr/>
      <w:tcPr>
        <w:tcBorders>
          <w:top w:val="single" w:color="7F7F7F" w:themeColor="text1" w:sz="32" w:space="0"/>
          <w:bottom w:val="single" w:color="FFFFFF" w:themeColor="light1" w:sz="12" w:space="0"/>
        </w:tcBorders>
        <w:shd w:val="clear" w:color="7F7F7F" w:fill="7F7F7F" w:themeFill="text1" w:themeFillTint="80"/>
      </w:tcPr>
    </w:tblStylePr>
    <w:tblStylePr w:type="lastRow">
      <w:rPr>
        <w:b/>
        <w:color w:val="FFFFFF" w:themeColor="light1"/>
        <w:sz w:val="22"/>
      </w:rPr>
      <w:tblPr/>
    </w:tblStylePr>
    <w:tblStylePr w:type="firstCol">
      <w:rPr>
        <w:b/>
        <w:color w:val="FFFFFF" w:themeColor="light1"/>
        <w:sz w:val="22"/>
      </w:rPr>
      <w:tblPr/>
      <w:tcPr>
        <w:tcBorders>
          <w:left w:val="single" w:color="7F7F7F" w:themeColor="text1" w:sz="32" w:space="0"/>
          <w:right w:val="single" w:color="FFFFFF" w:themeColor="light1" w:sz="4" w:space="0"/>
        </w:tcBorders>
      </w:tcPr>
    </w:tblStylePr>
    <w:tblStylePr w:type="lastCol">
      <w:tblPr/>
      <w:tcPr>
        <w:tcBorders>
          <w:left w:val="single" w:color="FFFFFF" w:themeColor="light1" w:sz="4" w:space="0"/>
          <w:right w:val="single" w:color="7F7F7F" w:themeColor="text1" w:sz="32" w:space="0"/>
        </w:tcBorders>
      </w:tcPr>
    </w:tblStylePr>
    <w:tblStylePr w:type="band1Vert">
      <w:tblPr/>
      <w:tcPr>
        <w:tcBorders>
          <w:left w:val="single" w:color="FFFFFF" w:themeColor="light1" w:sz="4" w:space="0"/>
          <w:right w:val="single" w:color="FFFFFF" w:themeColor="light1" w:sz="4" w:space="0"/>
        </w:tcBorders>
        <w:shd w:val="clear" w:color="7F7F7F" w:fill="7F7F7F" w:themeFill="text1" w:themeFillTint="80"/>
      </w:tcPr>
    </w:tblStylePr>
    <w:tblStylePr w:type="band2Vert">
      <w:tblPr/>
      <w:tcPr>
        <w:tcBorders>
          <w:left w:val="single" w:color="FFFFFF" w:themeColor="light1" w:sz="4" w:space="0"/>
          <w:right w:val="single" w:color="FFFFFF" w:themeColor="light1" w:sz="4" w:space="0"/>
        </w:tcBorders>
      </w:tcPr>
    </w:tblStylePr>
    <w:tblStylePr w:type="band1Horz">
      <w:tblPr/>
      <w:tcPr>
        <w:tcBorders>
          <w:top w:val="single" w:color="FFFFFF" w:themeColor="light1" w:sz="4" w:space="0"/>
          <w:bottom w:val="single" w:color="FFFFFF" w:themeColor="light1" w:sz="4" w:space="0"/>
        </w:tcBorders>
        <w:shd w:val="clear" w:color="7F7F7F" w:fill="7F7F7F" w:themeFill="text1" w:themeFillTint="80"/>
      </w:tcPr>
    </w:tblStylePr>
    <w:tblStylePr w:type="band2Horz">
      <w:tblPr/>
      <w:tcPr>
        <w:tcBorders>
          <w:top w:val="single" w:color="FFFFFF" w:themeColor="light1" w:sz="4" w:space="0"/>
          <w:bottom w:val="single" w:color="FFFFFF" w:themeColor="light1" w:sz="4" w:space="0"/>
        </w:tcBorders>
        <w:shd w:val="clear" w:color="7F7F7F" w:fill="7F7F7F" w:themeFill="text1" w:themeFillTint="80"/>
      </w:tcPr>
    </w:tblStylePr>
  </w:style>
  <w:style w:type="table" w:customStyle="1" w:styleId="ListTable5Dark-Accent1">
    <w:name w:val="List Table 5 Dark - Accent 1"/>
    <w:basedOn w:val="Tabelanormal"/>
    <w:uiPriority w:val="99"/>
    <w:tblPr>
      <w:tblStyleRowBandSize w:val="1"/>
      <w:tblStyleColBandSize w:val="1"/>
      <w:tblBorders>
        <w:top w:val="single" w:color="4F81BD" w:themeColor="accent1" w:sz="32" w:space="0"/>
        <w:left w:val="single" w:color="4F81BD" w:themeColor="accent1" w:sz="32" w:space="0"/>
        <w:bottom w:val="single" w:color="4F81BD" w:themeColor="accent1" w:sz="32" w:space="0"/>
        <w:right w:val="single" w:color="4F81BD" w:themeColor="accent1" w:sz="32" w:space="0"/>
      </w:tblBorders>
    </w:tblPr>
    <w:tblStylePr w:type="firstRow">
      <w:rPr>
        <w:b/>
        <w:color w:val="FFFFFF" w:themeColor="light1"/>
        <w:sz w:val="22"/>
      </w:rPr>
      <w:tblPr/>
      <w:tcPr>
        <w:tcBorders>
          <w:top w:val="single" w:color="4F81BD" w:themeColor="accent1" w:sz="32" w:space="0"/>
          <w:bottom w:val="single" w:color="FFFFFF" w:themeColor="light1" w:sz="12" w:space="0"/>
        </w:tcBorders>
        <w:shd w:val="clear" w:color="4F81BD" w:fill="4F81BD" w:themeFill="accent1"/>
      </w:tcPr>
    </w:tblStylePr>
    <w:tblStylePr w:type="lastRow">
      <w:rPr>
        <w:b/>
        <w:color w:val="FFFFFF" w:themeColor="light1"/>
        <w:sz w:val="22"/>
      </w:rPr>
      <w:tblPr/>
    </w:tblStylePr>
    <w:tblStylePr w:type="firstCol">
      <w:rPr>
        <w:b/>
        <w:color w:val="FFFFFF" w:themeColor="light1"/>
        <w:sz w:val="22"/>
      </w:rPr>
      <w:tblPr/>
      <w:tcPr>
        <w:tcBorders>
          <w:left w:val="single" w:color="4F81BD" w:themeColor="accent1" w:sz="32" w:space="0"/>
          <w:right w:val="single" w:color="FFFFFF" w:themeColor="light1" w:sz="4" w:space="0"/>
        </w:tcBorders>
      </w:tcPr>
    </w:tblStylePr>
    <w:tblStylePr w:type="lastCol">
      <w:tblPr/>
      <w:tcPr>
        <w:tcBorders>
          <w:left w:val="single" w:color="FFFFFF" w:themeColor="light1" w:sz="4" w:space="0"/>
          <w:right w:val="single" w:color="4F81BD" w:themeColor="accent1" w:sz="32" w:space="0"/>
        </w:tcBorders>
      </w:tcPr>
    </w:tblStylePr>
    <w:tblStylePr w:type="band1Vert">
      <w:tblPr/>
      <w:tcPr>
        <w:tcBorders>
          <w:left w:val="single" w:color="FFFFFF" w:themeColor="light1" w:sz="4" w:space="0"/>
          <w:right w:val="single" w:color="FFFFFF" w:themeColor="light1" w:sz="4" w:space="0"/>
        </w:tcBorders>
        <w:shd w:val="clear" w:color="4F81BD" w:fill="4F81BD" w:themeFill="accent1"/>
      </w:tcPr>
    </w:tblStylePr>
    <w:tblStylePr w:type="band2Vert">
      <w:tblPr/>
      <w:tcPr>
        <w:tcBorders>
          <w:left w:val="single" w:color="FFFFFF" w:themeColor="light1" w:sz="4" w:space="0"/>
          <w:right w:val="single" w:color="FFFFFF" w:themeColor="light1" w:sz="4" w:space="0"/>
        </w:tcBorders>
      </w:tcPr>
    </w:tblStylePr>
    <w:tblStylePr w:type="band1Horz">
      <w:tblPr/>
      <w:tcPr>
        <w:tcBorders>
          <w:top w:val="single" w:color="FFFFFF" w:themeColor="light1" w:sz="4" w:space="0"/>
          <w:bottom w:val="single" w:color="FFFFFF" w:themeColor="light1" w:sz="4" w:space="0"/>
        </w:tcBorders>
        <w:shd w:val="clear" w:color="4F81BD" w:fill="4F81BD" w:themeFill="accent1"/>
      </w:tcPr>
    </w:tblStylePr>
    <w:tblStylePr w:type="band2Horz">
      <w:tblPr/>
      <w:tcPr>
        <w:tcBorders>
          <w:top w:val="single" w:color="FFFFFF" w:themeColor="light1" w:sz="4" w:space="0"/>
          <w:bottom w:val="single" w:color="FFFFFF" w:themeColor="light1" w:sz="4" w:space="0"/>
        </w:tcBorders>
        <w:shd w:val="clear" w:color="4F81BD" w:fill="4F81BD" w:themeFill="accent1"/>
      </w:tcPr>
    </w:tblStylePr>
  </w:style>
  <w:style w:type="table" w:customStyle="1" w:styleId="ListTable5Dark-Accent2">
    <w:name w:val="List Table 5 Dark - Accent 2"/>
    <w:basedOn w:val="Tabelanormal"/>
    <w:uiPriority w:val="99"/>
    <w:tblPr>
      <w:tblStyleRowBandSize w:val="1"/>
      <w:tblStyleColBandSize w:val="1"/>
      <w:tblBorders>
        <w:top w:val="single" w:color="D99695" w:themeColor="accent2" w:themeTint="97" w:sz="32" w:space="0"/>
        <w:left w:val="single" w:color="D99695" w:themeColor="accent2" w:themeTint="97" w:sz="32" w:space="0"/>
        <w:bottom w:val="single" w:color="D99695" w:themeColor="accent2" w:themeTint="97" w:sz="32" w:space="0"/>
        <w:right w:val="single" w:color="D99695" w:themeColor="accent2" w:themeTint="97" w:sz="32" w:space="0"/>
      </w:tblBorders>
    </w:tblPr>
    <w:tblStylePr w:type="firstRow">
      <w:rPr>
        <w:b/>
        <w:color w:val="FFFFFF" w:themeColor="light1"/>
        <w:sz w:val="22"/>
      </w:rPr>
      <w:tblPr/>
      <w:tcPr>
        <w:tcBorders>
          <w:top w:val="single" w:color="D99695" w:themeColor="accent2" w:sz="32" w:space="0"/>
          <w:bottom w:val="single" w:color="FFFFFF" w:themeColor="light1" w:sz="12" w:space="0"/>
        </w:tcBorders>
        <w:shd w:val="clear" w:color="D99695" w:fill="D99695" w:themeFill="accent2" w:themeFillTint="97"/>
      </w:tcPr>
    </w:tblStylePr>
    <w:tblStylePr w:type="lastRow">
      <w:rPr>
        <w:b/>
        <w:color w:val="FFFFFF" w:themeColor="light1"/>
        <w:sz w:val="22"/>
      </w:rPr>
      <w:tblPr/>
    </w:tblStylePr>
    <w:tblStylePr w:type="firstCol">
      <w:rPr>
        <w:b/>
        <w:color w:val="FFFFFF" w:themeColor="light1"/>
        <w:sz w:val="22"/>
      </w:rPr>
      <w:tblPr/>
      <w:tcPr>
        <w:tcBorders>
          <w:left w:val="single" w:color="D99695" w:themeColor="accent2" w:sz="32" w:space="0"/>
          <w:right w:val="single" w:color="FFFFFF" w:themeColor="light1" w:sz="4" w:space="0"/>
        </w:tcBorders>
      </w:tcPr>
    </w:tblStylePr>
    <w:tblStylePr w:type="lastCol">
      <w:tblPr/>
      <w:tcPr>
        <w:tcBorders>
          <w:left w:val="single" w:color="FFFFFF" w:themeColor="light1" w:sz="4" w:space="0"/>
          <w:right w:val="single" w:color="D99695" w:themeColor="accent2" w:sz="32" w:space="0"/>
        </w:tcBorders>
      </w:tcPr>
    </w:tblStylePr>
    <w:tblStylePr w:type="band1Vert">
      <w:tblPr/>
      <w:tcPr>
        <w:tcBorders>
          <w:left w:val="single" w:color="FFFFFF" w:themeColor="light1" w:sz="4" w:space="0"/>
          <w:right w:val="single" w:color="FFFFFF" w:themeColor="light1" w:sz="4" w:space="0"/>
        </w:tcBorders>
        <w:shd w:val="clear" w:color="D99695" w:fill="D99695" w:themeFill="accent2" w:themeFillTint="97"/>
      </w:tcPr>
    </w:tblStylePr>
    <w:tblStylePr w:type="band2Vert">
      <w:tblPr/>
      <w:tcPr>
        <w:tcBorders>
          <w:left w:val="single" w:color="FFFFFF" w:themeColor="light1" w:sz="4" w:space="0"/>
          <w:right w:val="single" w:color="FFFFFF" w:themeColor="light1" w:sz="4" w:space="0"/>
        </w:tcBorders>
      </w:tcPr>
    </w:tblStylePr>
    <w:tblStylePr w:type="band1Horz">
      <w:tblPr/>
      <w:tcPr>
        <w:tcBorders>
          <w:top w:val="single" w:color="FFFFFF" w:themeColor="light1" w:sz="4" w:space="0"/>
          <w:bottom w:val="single" w:color="FFFFFF" w:themeColor="light1" w:sz="4" w:space="0"/>
        </w:tcBorders>
        <w:shd w:val="clear" w:color="D99695" w:fill="D99695" w:themeFill="accent2" w:themeFillTint="97"/>
      </w:tcPr>
    </w:tblStylePr>
    <w:tblStylePr w:type="band2Horz">
      <w:tblPr/>
      <w:tcPr>
        <w:tcBorders>
          <w:top w:val="single" w:color="FFFFFF" w:themeColor="light1" w:sz="4" w:space="0"/>
          <w:bottom w:val="single" w:color="FFFFFF" w:themeColor="light1" w:sz="4" w:space="0"/>
        </w:tcBorders>
        <w:shd w:val="clear" w:color="D99695" w:fill="D99695" w:themeFill="accent2" w:themeFillTint="97"/>
      </w:tcPr>
    </w:tblStylePr>
  </w:style>
  <w:style w:type="table" w:customStyle="1" w:styleId="ListTable5Dark-Accent3">
    <w:name w:val="List Table 5 Dark - Accent 3"/>
    <w:basedOn w:val="Tabelanormal"/>
    <w:uiPriority w:val="99"/>
    <w:tblPr>
      <w:tblStyleRowBandSize w:val="1"/>
      <w:tblStyleColBandSize w:val="1"/>
      <w:tblBorders>
        <w:top w:val="single" w:color="C3D69B" w:themeColor="accent3" w:themeTint="98" w:sz="32" w:space="0"/>
        <w:left w:val="single" w:color="C3D69B" w:themeColor="accent3" w:themeTint="98" w:sz="32" w:space="0"/>
        <w:bottom w:val="single" w:color="C3D69B" w:themeColor="accent3" w:themeTint="98" w:sz="32" w:space="0"/>
        <w:right w:val="single" w:color="C3D69B" w:themeColor="accent3" w:themeTint="98" w:sz="32" w:space="0"/>
      </w:tblBorders>
    </w:tblPr>
    <w:tblStylePr w:type="firstRow">
      <w:rPr>
        <w:b/>
        <w:color w:val="FFFFFF" w:themeColor="light1"/>
        <w:sz w:val="22"/>
      </w:rPr>
      <w:tblPr/>
      <w:tcPr>
        <w:tcBorders>
          <w:top w:val="single" w:color="C3D69B" w:themeColor="accent3" w:sz="32" w:space="0"/>
          <w:bottom w:val="single" w:color="FFFFFF" w:themeColor="light1" w:sz="12" w:space="0"/>
        </w:tcBorders>
        <w:shd w:val="clear" w:color="C3D69B" w:fill="C3D69B" w:themeFill="accent3" w:themeFillTint="98"/>
      </w:tcPr>
    </w:tblStylePr>
    <w:tblStylePr w:type="lastRow">
      <w:rPr>
        <w:b/>
        <w:color w:val="FFFFFF" w:themeColor="light1"/>
        <w:sz w:val="22"/>
      </w:rPr>
      <w:tblPr/>
    </w:tblStylePr>
    <w:tblStylePr w:type="firstCol">
      <w:rPr>
        <w:b/>
        <w:color w:val="FFFFFF" w:themeColor="light1"/>
        <w:sz w:val="22"/>
      </w:rPr>
      <w:tblPr/>
      <w:tcPr>
        <w:tcBorders>
          <w:left w:val="single" w:color="C3D69B" w:themeColor="accent3" w:sz="32" w:space="0"/>
          <w:right w:val="single" w:color="FFFFFF" w:themeColor="light1" w:sz="4" w:space="0"/>
        </w:tcBorders>
      </w:tcPr>
    </w:tblStylePr>
    <w:tblStylePr w:type="lastCol">
      <w:tblPr/>
      <w:tcPr>
        <w:tcBorders>
          <w:left w:val="single" w:color="FFFFFF" w:themeColor="light1" w:sz="4" w:space="0"/>
          <w:right w:val="single" w:color="C3D69B" w:themeColor="accent3" w:sz="32" w:space="0"/>
        </w:tcBorders>
      </w:tcPr>
    </w:tblStylePr>
    <w:tblStylePr w:type="band1Vert">
      <w:tblPr/>
      <w:tcPr>
        <w:tcBorders>
          <w:left w:val="single" w:color="FFFFFF" w:themeColor="light1" w:sz="4" w:space="0"/>
          <w:right w:val="single" w:color="FFFFFF" w:themeColor="light1" w:sz="4" w:space="0"/>
        </w:tcBorders>
        <w:shd w:val="clear" w:color="C3D69B" w:fill="C3D69B" w:themeFill="accent3" w:themeFillTint="98"/>
      </w:tcPr>
    </w:tblStylePr>
    <w:tblStylePr w:type="band2Vert">
      <w:tblPr/>
      <w:tcPr>
        <w:tcBorders>
          <w:left w:val="single" w:color="FFFFFF" w:themeColor="light1" w:sz="4" w:space="0"/>
          <w:right w:val="single" w:color="FFFFFF" w:themeColor="light1" w:sz="4" w:space="0"/>
        </w:tcBorders>
      </w:tcPr>
    </w:tblStylePr>
    <w:tblStylePr w:type="band1Horz">
      <w:tblPr/>
      <w:tcPr>
        <w:tcBorders>
          <w:top w:val="single" w:color="FFFFFF" w:themeColor="light1" w:sz="4" w:space="0"/>
          <w:bottom w:val="single" w:color="FFFFFF" w:themeColor="light1" w:sz="4" w:space="0"/>
        </w:tcBorders>
        <w:shd w:val="clear" w:color="C3D69B" w:fill="C3D69B" w:themeFill="accent3" w:themeFillTint="98"/>
      </w:tcPr>
    </w:tblStylePr>
    <w:tblStylePr w:type="band2Horz">
      <w:tblPr/>
      <w:tcPr>
        <w:tcBorders>
          <w:top w:val="single" w:color="FFFFFF" w:themeColor="light1" w:sz="4" w:space="0"/>
          <w:bottom w:val="single" w:color="FFFFFF" w:themeColor="light1" w:sz="4" w:space="0"/>
        </w:tcBorders>
        <w:shd w:val="clear" w:color="C3D69B" w:fill="C3D69B" w:themeFill="accent3" w:themeFillTint="98"/>
      </w:tcPr>
    </w:tblStylePr>
  </w:style>
  <w:style w:type="table" w:customStyle="1" w:styleId="ListTable5Dark-Accent4">
    <w:name w:val="List Table 5 Dark - Accent 4"/>
    <w:basedOn w:val="Tabelanormal"/>
    <w:uiPriority w:val="99"/>
    <w:tblPr>
      <w:tblStyleRowBandSize w:val="1"/>
      <w:tblStyleColBandSize w:val="1"/>
      <w:tblBorders>
        <w:top w:val="single" w:color="B2A1C6" w:themeColor="accent4" w:themeTint="9a" w:sz="32" w:space="0"/>
        <w:left w:val="single" w:color="B2A1C6" w:themeColor="accent4" w:themeTint="9a" w:sz="32" w:space="0"/>
        <w:bottom w:val="single" w:color="B2A1C6" w:themeColor="accent4" w:themeTint="9a" w:sz="32" w:space="0"/>
        <w:right w:val="single" w:color="B2A1C6" w:themeColor="accent4" w:themeTint="9a" w:sz="32" w:space="0"/>
      </w:tblBorders>
    </w:tblPr>
    <w:tblStylePr w:type="firstRow">
      <w:rPr>
        <w:b/>
        <w:color w:val="FFFFFF" w:themeColor="light1"/>
        <w:sz w:val="22"/>
      </w:rPr>
      <w:tblPr/>
      <w:tcPr>
        <w:tcBorders>
          <w:top w:val="single" w:color="B2A1C6" w:themeColor="accent4" w:sz="32" w:space="0"/>
          <w:bottom w:val="single" w:color="FFFFFF" w:themeColor="light1" w:sz="12" w:space="0"/>
        </w:tcBorders>
        <w:shd w:val="clear" w:color="B2A1C6" w:fill="B2A1C6" w:themeFill="accent4" w:themeFillTint="9a"/>
      </w:tcPr>
    </w:tblStylePr>
    <w:tblStylePr w:type="lastRow">
      <w:rPr>
        <w:b/>
        <w:color w:val="FFFFFF" w:themeColor="light1"/>
        <w:sz w:val="22"/>
      </w:rPr>
      <w:tblPr/>
    </w:tblStylePr>
    <w:tblStylePr w:type="firstCol">
      <w:rPr>
        <w:b/>
        <w:color w:val="FFFFFF" w:themeColor="light1"/>
        <w:sz w:val="22"/>
      </w:rPr>
      <w:tblPr/>
      <w:tcPr>
        <w:tcBorders>
          <w:left w:val="single" w:color="B2A1C6" w:themeColor="accent4" w:sz="32" w:space="0"/>
          <w:right w:val="single" w:color="FFFFFF" w:themeColor="light1" w:sz="4" w:space="0"/>
        </w:tcBorders>
      </w:tcPr>
    </w:tblStylePr>
    <w:tblStylePr w:type="lastCol">
      <w:tblPr/>
      <w:tcPr>
        <w:tcBorders>
          <w:left w:val="single" w:color="FFFFFF" w:themeColor="light1" w:sz="4" w:space="0"/>
          <w:right w:val="single" w:color="B2A1C6" w:themeColor="accent4" w:sz="32" w:space="0"/>
        </w:tcBorders>
      </w:tcPr>
    </w:tblStylePr>
    <w:tblStylePr w:type="band1Vert">
      <w:tblPr/>
      <w:tcPr>
        <w:tcBorders>
          <w:left w:val="single" w:color="FFFFFF" w:themeColor="light1" w:sz="4" w:space="0"/>
          <w:right w:val="single" w:color="FFFFFF" w:themeColor="light1" w:sz="4" w:space="0"/>
        </w:tcBorders>
        <w:shd w:val="clear" w:color="B2A1C6" w:fill="B2A1C6" w:themeFill="accent4" w:themeFillTint="9a"/>
      </w:tcPr>
    </w:tblStylePr>
    <w:tblStylePr w:type="band2Vert">
      <w:tblPr/>
      <w:tcPr>
        <w:tcBorders>
          <w:left w:val="single" w:color="FFFFFF" w:themeColor="light1" w:sz="4" w:space="0"/>
          <w:right w:val="single" w:color="FFFFFF" w:themeColor="light1" w:sz="4" w:space="0"/>
        </w:tcBorders>
      </w:tcPr>
    </w:tblStylePr>
    <w:tblStylePr w:type="band1Horz">
      <w:tblPr/>
      <w:tcPr>
        <w:tcBorders>
          <w:top w:val="single" w:color="FFFFFF" w:themeColor="light1" w:sz="4" w:space="0"/>
          <w:bottom w:val="single" w:color="FFFFFF" w:themeColor="light1" w:sz="4" w:space="0"/>
        </w:tcBorders>
        <w:shd w:val="clear" w:color="B2A1C6" w:fill="B2A1C6" w:themeFill="accent4" w:themeFillTint="9a"/>
      </w:tcPr>
    </w:tblStylePr>
    <w:tblStylePr w:type="band2Horz">
      <w:tblPr/>
      <w:tcPr>
        <w:tcBorders>
          <w:top w:val="single" w:color="FFFFFF" w:themeColor="light1" w:sz="4" w:space="0"/>
          <w:bottom w:val="single" w:color="FFFFFF" w:themeColor="light1" w:sz="4" w:space="0"/>
        </w:tcBorders>
        <w:shd w:val="clear" w:color="B2A1C6" w:fill="B2A1C6" w:themeFill="accent4" w:themeFillTint="9a"/>
      </w:tcPr>
    </w:tblStylePr>
  </w:style>
  <w:style w:type="table" w:customStyle="1" w:styleId="ListTable5Dark-Accent5">
    <w:name w:val="List Table 5 Dark - Accent 5"/>
    <w:basedOn w:val="Tabelanormal"/>
    <w:uiPriority w:val="99"/>
    <w:tblPr>
      <w:tblStyleRowBandSize w:val="1"/>
      <w:tblStyleColBandSize w:val="1"/>
      <w:tblBorders>
        <w:top w:val="single" w:color="92CCDC" w:themeColor="accent5" w:themeTint="9a" w:sz="32" w:space="0"/>
        <w:left w:val="single" w:color="92CCDC" w:themeColor="accent5" w:themeTint="9a" w:sz="32" w:space="0"/>
        <w:bottom w:val="single" w:color="92CCDC" w:themeColor="accent5" w:themeTint="9a" w:sz="32" w:space="0"/>
        <w:right w:val="single" w:color="92CCDC" w:themeColor="accent5" w:themeTint="9a" w:sz="32" w:space="0"/>
      </w:tblBorders>
    </w:tblPr>
    <w:tblStylePr w:type="firstRow">
      <w:rPr>
        <w:b/>
        <w:color w:val="FFFFFF" w:themeColor="light1"/>
        <w:sz w:val="22"/>
      </w:rPr>
      <w:tblPr/>
      <w:tcPr>
        <w:tcBorders>
          <w:top w:val="single" w:color="92CCDC" w:themeColor="accent5" w:sz="32" w:space="0"/>
          <w:bottom w:val="single" w:color="FFFFFF" w:themeColor="light1" w:sz="12" w:space="0"/>
        </w:tcBorders>
        <w:shd w:val="clear" w:color="92CCDC" w:fill="92CCDC" w:themeFill="accent5" w:themeFillTint="9a"/>
      </w:tcPr>
    </w:tblStylePr>
    <w:tblStylePr w:type="lastRow">
      <w:rPr>
        <w:b/>
        <w:color w:val="FFFFFF" w:themeColor="light1"/>
        <w:sz w:val="22"/>
      </w:rPr>
      <w:tblPr/>
    </w:tblStylePr>
    <w:tblStylePr w:type="firstCol">
      <w:rPr>
        <w:b/>
        <w:color w:val="FFFFFF" w:themeColor="light1"/>
        <w:sz w:val="22"/>
      </w:rPr>
      <w:tblPr/>
      <w:tcPr>
        <w:tcBorders>
          <w:left w:val="single" w:color="92CCDC" w:themeColor="accent5" w:sz="32" w:space="0"/>
          <w:right w:val="single" w:color="FFFFFF" w:themeColor="light1" w:sz="4" w:space="0"/>
        </w:tcBorders>
      </w:tcPr>
    </w:tblStylePr>
    <w:tblStylePr w:type="lastCol">
      <w:tblPr/>
      <w:tcPr>
        <w:tcBorders>
          <w:left w:val="single" w:color="FFFFFF" w:themeColor="light1" w:sz="4" w:space="0"/>
          <w:right w:val="single" w:color="92CCDC" w:themeColor="accent5" w:sz="32" w:space="0"/>
        </w:tcBorders>
      </w:tcPr>
    </w:tblStylePr>
    <w:tblStylePr w:type="band1Vert">
      <w:tblPr/>
      <w:tcPr>
        <w:tcBorders>
          <w:left w:val="single" w:color="FFFFFF" w:themeColor="light1" w:sz="4" w:space="0"/>
          <w:right w:val="single" w:color="FFFFFF" w:themeColor="light1" w:sz="4" w:space="0"/>
        </w:tcBorders>
        <w:shd w:val="clear" w:color="92CCDC" w:fill="92CCDC" w:themeFill="accent5" w:themeFillTint="9a"/>
      </w:tcPr>
    </w:tblStylePr>
    <w:tblStylePr w:type="band2Vert">
      <w:tblPr/>
      <w:tcPr>
        <w:tcBorders>
          <w:left w:val="single" w:color="FFFFFF" w:themeColor="light1" w:sz="4" w:space="0"/>
          <w:right w:val="single" w:color="FFFFFF" w:themeColor="light1" w:sz="4" w:space="0"/>
        </w:tcBorders>
      </w:tcPr>
    </w:tblStylePr>
    <w:tblStylePr w:type="band1Horz">
      <w:tblPr/>
      <w:tcPr>
        <w:tcBorders>
          <w:top w:val="single" w:color="FFFFFF" w:themeColor="light1" w:sz="4" w:space="0"/>
          <w:bottom w:val="single" w:color="FFFFFF" w:themeColor="light1" w:sz="4" w:space="0"/>
        </w:tcBorders>
        <w:shd w:val="clear" w:color="92CCDC" w:fill="92CCDC" w:themeFill="accent5" w:themeFillTint="9a"/>
      </w:tcPr>
    </w:tblStylePr>
    <w:tblStylePr w:type="band2Horz">
      <w:tblPr/>
      <w:tcPr>
        <w:tcBorders>
          <w:top w:val="single" w:color="FFFFFF" w:themeColor="light1" w:sz="4" w:space="0"/>
          <w:bottom w:val="single" w:color="FFFFFF" w:themeColor="light1" w:sz="4" w:space="0"/>
        </w:tcBorders>
        <w:shd w:val="clear" w:color="92CCDC" w:fill="92CCDC" w:themeFill="accent5" w:themeFillTint="9a"/>
      </w:tcPr>
    </w:tblStylePr>
  </w:style>
  <w:style w:type="table" w:customStyle="1" w:styleId="ListTable5Dark-Accent6">
    <w:name w:val="List Table 5 Dark - Accent 6"/>
    <w:basedOn w:val="Tabelanormal"/>
    <w:uiPriority w:val="99"/>
    <w:tblPr>
      <w:tblStyleRowBandSize w:val="1"/>
      <w:tblStyleColBandSize w:val="1"/>
      <w:tblBorders>
        <w:top w:val="single" w:color="FAC090" w:themeColor="accent6" w:themeTint="98" w:sz="32" w:space="0"/>
        <w:left w:val="single" w:color="FAC090" w:themeColor="accent6" w:themeTint="98" w:sz="32" w:space="0"/>
        <w:bottom w:val="single" w:color="FAC090" w:themeColor="accent6" w:themeTint="98" w:sz="32" w:space="0"/>
        <w:right w:val="single" w:color="FAC090" w:themeColor="accent6" w:themeTint="98" w:sz="32" w:space="0"/>
      </w:tblBorders>
    </w:tblPr>
    <w:tblStylePr w:type="firstRow">
      <w:rPr>
        <w:b/>
        <w:color w:val="FFFFFF" w:themeColor="light1"/>
        <w:sz w:val="22"/>
      </w:rPr>
      <w:tblPr/>
      <w:tcPr>
        <w:tcBorders>
          <w:top w:val="single" w:color="FAC090" w:themeColor="accent6" w:sz="32" w:space="0"/>
          <w:bottom w:val="single" w:color="FFFFFF" w:themeColor="light1" w:sz="12" w:space="0"/>
        </w:tcBorders>
        <w:shd w:val="clear" w:color="FAC090" w:fill="FAC090" w:themeFill="accent6" w:themeFillTint="98"/>
      </w:tcPr>
    </w:tblStylePr>
    <w:tblStylePr w:type="lastRow">
      <w:rPr>
        <w:b/>
        <w:color w:val="FFFFFF" w:themeColor="light1"/>
        <w:sz w:val="22"/>
      </w:rPr>
      <w:tblPr/>
    </w:tblStylePr>
    <w:tblStylePr w:type="firstCol">
      <w:rPr>
        <w:b/>
        <w:color w:val="FFFFFF" w:themeColor="light1"/>
        <w:sz w:val="22"/>
      </w:rPr>
      <w:tblPr/>
      <w:tcPr>
        <w:tcBorders>
          <w:left w:val="single" w:color="FAC090" w:themeColor="accent6" w:sz="32" w:space="0"/>
          <w:right w:val="single" w:color="FFFFFF" w:themeColor="light1" w:sz="4" w:space="0"/>
        </w:tcBorders>
      </w:tcPr>
    </w:tblStylePr>
    <w:tblStylePr w:type="lastCol">
      <w:tblPr/>
      <w:tcPr>
        <w:tcBorders>
          <w:left w:val="single" w:color="FFFFFF" w:themeColor="light1" w:sz="4" w:space="0"/>
          <w:right w:val="single" w:color="FAC090" w:themeColor="accent6" w:sz="32" w:space="0"/>
        </w:tcBorders>
      </w:tcPr>
    </w:tblStylePr>
    <w:tblStylePr w:type="band1Vert">
      <w:tblPr/>
      <w:tcPr>
        <w:tcBorders>
          <w:left w:val="single" w:color="FFFFFF" w:themeColor="light1" w:sz="4" w:space="0"/>
          <w:right w:val="single" w:color="FFFFFF" w:themeColor="light1" w:sz="4" w:space="0"/>
        </w:tcBorders>
        <w:shd w:val="clear" w:color="FAC090" w:fill="FAC090" w:themeFill="accent6" w:themeFillTint="98"/>
      </w:tcPr>
    </w:tblStylePr>
    <w:tblStylePr w:type="band2Vert">
      <w:tblPr/>
      <w:tcPr>
        <w:tcBorders>
          <w:left w:val="single" w:color="FFFFFF" w:themeColor="light1" w:sz="4" w:space="0"/>
          <w:right w:val="single" w:color="FFFFFF" w:themeColor="light1" w:sz="4" w:space="0"/>
        </w:tcBorders>
      </w:tcPr>
    </w:tblStylePr>
    <w:tblStylePr w:type="band1Horz">
      <w:tblPr/>
      <w:tcPr>
        <w:tcBorders>
          <w:top w:val="single" w:color="FFFFFF" w:themeColor="light1" w:sz="4" w:space="0"/>
          <w:bottom w:val="single" w:color="FFFFFF" w:themeColor="light1" w:sz="4" w:space="0"/>
        </w:tcBorders>
        <w:shd w:val="clear" w:color="FAC090" w:fill="FAC090" w:themeFill="accent6" w:themeFillTint="98"/>
      </w:tcPr>
    </w:tblStylePr>
    <w:tblStylePr w:type="band2Horz">
      <w:tblPr/>
      <w:tcPr>
        <w:tcBorders>
          <w:top w:val="single" w:color="FFFFFF" w:themeColor="light1" w:sz="4" w:space="0"/>
          <w:bottom w:val="single" w:color="FFFFFF" w:themeColor="light1" w:sz="4" w:space="0"/>
        </w:tcBorders>
        <w:shd w:val="clear" w:color="FAC090" w:fill="FAC090" w:themeFill="accent6" w:themeFillTint="98"/>
      </w:tcPr>
    </w:tblStylePr>
  </w:style>
  <w:style w:type="table" w:styleId="TabeladeLista6Colorida">
    <w:name w:val="List Table 6 Colorful"/>
    <w:basedOn w:val="Tabelanormal"/>
    <w:uiPriority w:val="99"/>
    <w:tblPr>
      <w:tblStyleRowBandSize w:val="1"/>
      <w:tblStyleColBandSize w:val="1"/>
      <w:tblBorders>
        <w:top w:val="single" w:color="7F7F7F" w:themeColor="text1" w:themeTint="80" w:sz="4" w:space="0"/>
        <w:bottom w:val="single" w:color="7F7F7F" w:themeColor="text1" w:themeTint="80" w:sz="4" w:space="0"/>
      </w:tblBorders>
    </w:tblPr>
    <w:tblStylePr w:type="firstRow">
      <w:rPr>
        <w:b/>
        <w:color w:val="000000" w:themeColor="text1"/>
      </w:rPr>
      <w:tblPr/>
      <w:tcPr>
        <w:tcBorders>
          <w:bottom w:val="single" w:color="7F7F7F" w:themeColor="text1" w:sz="4" w:space="0"/>
        </w:tcBorders>
      </w:tcPr>
    </w:tblStylePr>
    <w:tblStylePr w:type="lastRow">
      <w:rPr>
        <w:b/>
        <w:color w:val="000000" w:themeColor="text1"/>
      </w:rPr>
      <w:tblPr/>
      <w:tcPr>
        <w:tcBorders>
          <w:top w:val="single" w:color="7F7F7F" w:themeColor="text1" w:sz="4" w:space="0"/>
        </w:tcBorders>
      </w:tcPr>
    </w:tblStylePr>
    <w:tblStylePr w:type="firstCol">
      <w:rPr>
        <w:b/>
        <w:color w:val="000000" w:themeColor="text1"/>
      </w:rPr>
      <w:tblPr/>
    </w:tblStylePr>
    <w:tblStylePr w:type="lastCol">
      <w:rPr>
        <w:b/>
        <w:color w:val="000000" w:themeColor="text1"/>
      </w:rPr>
      <w:tblPr/>
    </w:tblStylePr>
    <w:tblStylePr w:type="band1Vert">
      <w:tblPr/>
      <w:tcPr>
        <w:shd w:val="clear" w:color="BFBFBF" w:fill="BFBFBF" w:themeFill="text1" w:themeFillTint="40"/>
      </w:tcPr>
    </w:tblStylePr>
    <w:tblStylePr w:type="band1Horz">
      <w:rPr>
        <w:color w:val="000000" w:themeColor="text1"/>
        <w:sz w:val="22"/>
      </w:rPr>
      <w:tblPr/>
      <w:tcPr>
        <w:shd w:val="clear" w:color="BFBFBF" w:fill="BFBFBF" w:themeFill="text1" w:themeFillTint="40"/>
      </w:tcPr>
    </w:tblStylePr>
    <w:tblStylePr w:type="band2Horz">
      <w:rPr>
        <w:color w:val="000000" w:themeColor="text1"/>
        <w:sz w:val="22"/>
      </w:rPr>
      <w:tblPr/>
    </w:tblStylePr>
  </w:style>
  <w:style w:type="table" w:customStyle="1" w:styleId="ListTable6Colorful-Accent1">
    <w:name w:val="List Table 6 Colorful - Accent 1"/>
    <w:basedOn w:val="Tabelanormal"/>
    <w:uiPriority w:val="99"/>
    <w:tblPr>
      <w:tblStyleRowBandSize w:val="1"/>
      <w:tblStyleColBandSize w:val="1"/>
      <w:tblBorders>
        <w:top w:val="single" w:color="4F81BD" w:themeColor="accent1" w:sz="4" w:space="0"/>
        <w:bottom w:val="single" w:color="4F81BD" w:themeColor="accent1" w:sz="4" w:space="0"/>
      </w:tblBorders>
    </w:tblPr>
    <w:tblStylePr w:type="firstRow">
      <w:rPr>
        <w:b/>
        <w:color w:val="2A4A71" w:themeColor="accent1" w:themeShade="95"/>
      </w:rPr>
      <w:tblPr/>
      <w:tcPr>
        <w:tcBorders>
          <w:bottom w:val="single" w:color="4F81BD" w:themeColor="accent1" w:sz="4" w:space="0"/>
        </w:tcBorders>
      </w:tcPr>
    </w:tblStylePr>
    <w:tblStylePr w:type="lastRow">
      <w:rPr>
        <w:b/>
        <w:color w:val="2A4A71" w:themeColor="accent1" w:themeShade="95"/>
      </w:rPr>
      <w:tblPr/>
      <w:tcPr>
        <w:tcBorders>
          <w:top w:val="single" w:color="4F81BD" w:themeColor="accent1" w:sz="4" w:space="0"/>
        </w:tcBorders>
      </w:tcPr>
    </w:tblStylePr>
    <w:tblStylePr w:type="firstCol">
      <w:rPr>
        <w:b/>
        <w:color w:val="2A4A71" w:themeColor="accent1" w:themeShade="95"/>
      </w:rPr>
      <w:tblPr/>
    </w:tblStylePr>
    <w:tblStylePr w:type="lastCol">
      <w:rPr>
        <w:b/>
        <w:color w:val="2A4A71" w:themeColor="accent1" w:themeShade="95"/>
      </w:rPr>
      <w:tblPr/>
    </w:tblStylePr>
    <w:tblStylePr w:type="band1Vert">
      <w:tblPr/>
      <w:tcPr>
        <w:shd w:val="clear" w:color="D2DFEE" w:fill="D2DFEE" w:themeFill="accent1" w:themeFillTint="40"/>
      </w:tcPr>
    </w:tblStylePr>
    <w:tblStylePr w:type="band1Horz">
      <w:rPr>
        <w:color w:val="2A4A71" w:themeColor="accent1" w:themeShade="95"/>
        <w:sz w:val="22"/>
      </w:rPr>
      <w:tblPr/>
      <w:tcPr>
        <w:shd w:val="clear" w:color="D2DFEE" w:fill="D2DFEE" w:themeFill="accent1" w:themeFillTint="40"/>
      </w:tcPr>
    </w:tblStylePr>
    <w:tblStylePr w:type="band2Horz">
      <w:rPr>
        <w:color w:val="2A4A71" w:themeColor="accent1" w:themeShade="95"/>
        <w:sz w:val="22"/>
      </w:rPr>
      <w:tblPr/>
    </w:tblStylePr>
  </w:style>
  <w:style w:type="table" w:customStyle="1" w:styleId="ListTable6Colorful-Accent2">
    <w:name w:val="List Table 6 Colorful - Accent 2"/>
    <w:basedOn w:val="Tabelanormal"/>
    <w:uiPriority w:val="99"/>
    <w:tblPr>
      <w:tblStyleRowBandSize w:val="1"/>
      <w:tblStyleColBandSize w:val="1"/>
      <w:tblBorders>
        <w:top w:val="single" w:color="D99695" w:themeColor="accent2" w:themeTint="97" w:sz="4" w:space="0"/>
        <w:bottom w:val="single" w:color="D99695" w:themeColor="accent2" w:themeTint="97" w:sz="4" w:space="0"/>
      </w:tblBorders>
    </w:tblPr>
    <w:tblStylePr w:type="firstRow">
      <w:rPr>
        <w:b/>
        <w:color w:val="D99695" w:themeColor="accent2" w:themeTint="97" w:themeShade="95"/>
      </w:rPr>
      <w:tblPr/>
      <w:tcPr>
        <w:tcBorders>
          <w:bottom w:val="single" w:color="D99695" w:themeColor="accent2" w:sz="4" w:space="0"/>
        </w:tcBorders>
      </w:tcPr>
    </w:tblStylePr>
    <w:tblStylePr w:type="lastRow">
      <w:rPr>
        <w:b/>
        <w:color w:val="D99695" w:themeColor="accent2" w:themeTint="97" w:themeShade="95"/>
      </w:rPr>
      <w:tblPr/>
      <w:tcPr>
        <w:tcBorders>
          <w:top w:val="single" w:color="D99695" w:themeColor="accent2" w:sz="4" w:space="0"/>
        </w:tcBorders>
      </w:tcPr>
    </w:tblStylePr>
    <w:tblStylePr w:type="firstCol">
      <w:rPr>
        <w:b/>
        <w:color w:val="D99695" w:themeColor="accent2" w:themeTint="97" w:themeShade="95"/>
      </w:rPr>
      <w:tblPr/>
    </w:tblStylePr>
    <w:tblStylePr w:type="lastCol">
      <w:rPr>
        <w:b/>
        <w:color w:val="D99695" w:themeColor="accent2" w:themeTint="97" w:themeShade="95"/>
      </w:rPr>
      <w:tblPr/>
    </w:tblStylePr>
    <w:tblStylePr w:type="band1Vert">
      <w:tblPr/>
      <w:tcPr>
        <w:shd w:val="clear" w:color="EFD2D2" w:fill="EFD2D2" w:themeFill="accent2" w:themeFillTint="40"/>
      </w:tcPr>
    </w:tblStylePr>
    <w:tblStylePr w:type="band1Horz">
      <w:rPr>
        <w:color w:val="D99695" w:themeColor="accent2" w:themeTint="97" w:themeShade="95"/>
        <w:sz w:val="22"/>
      </w:rPr>
      <w:tblPr/>
      <w:tcPr>
        <w:shd w:val="clear" w:color="EFD2D2" w:fill="EFD2D2" w:themeFill="accent2" w:themeFillTint="40"/>
      </w:tcPr>
    </w:tblStylePr>
    <w:tblStylePr w:type="band2Horz">
      <w:rPr>
        <w:color w:val="D99695" w:themeColor="accent2" w:themeTint="97" w:themeShade="95"/>
        <w:sz w:val="22"/>
      </w:rPr>
      <w:tblPr/>
    </w:tblStylePr>
  </w:style>
  <w:style w:type="table" w:customStyle="1" w:styleId="ListTable6Colorful-Accent3">
    <w:name w:val="List Table 6 Colorful - Accent 3"/>
    <w:basedOn w:val="Tabelanormal"/>
    <w:uiPriority w:val="99"/>
    <w:tblPr>
      <w:tblStyleRowBandSize w:val="1"/>
      <w:tblStyleColBandSize w:val="1"/>
      <w:tblBorders>
        <w:top w:val="single" w:color="C3D69B" w:themeColor="accent3" w:themeTint="98" w:sz="4" w:space="0"/>
        <w:bottom w:val="single" w:color="C3D69B" w:themeColor="accent3" w:themeTint="98" w:sz="4" w:space="0"/>
      </w:tblBorders>
    </w:tblPr>
    <w:tblStylePr w:type="firstRow">
      <w:rPr>
        <w:b/>
        <w:color w:val="C3D69B" w:themeColor="accent3" w:themeTint="98" w:themeShade="95"/>
      </w:rPr>
      <w:tblPr/>
      <w:tcPr>
        <w:tcBorders>
          <w:bottom w:val="single" w:color="C3D69B" w:themeColor="accent3" w:sz="4" w:space="0"/>
        </w:tcBorders>
      </w:tcPr>
    </w:tblStylePr>
    <w:tblStylePr w:type="lastRow">
      <w:rPr>
        <w:b/>
        <w:color w:val="C3D69B" w:themeColor="accent3" w:themeTint="98" w:themeShade="95"/>
      </w:rPr>
      <w:tblPr/>
      <w:tcPr>
        <w:tcBorders>
          <w:top w:val="single" w:color="C3D69B" w:themeColor="accent3" w:sz="4" w:space="0"/>
        </w:tcBorders>
      </w:tcPr>
    </w:tblStylePr>
    <w:tblStylePr w:type="firstCol">
      <w:rPr>
        <w:b/>
        <w:color w:val="C3D69B" w:themeColor="accent3" w:themeTint="98" w:themeShade="95"/>
      </w:rPr>
      <w:tblPr/>
    </w:tblStylePr>
    <w:tblStylePr w:type="lastCol">
      <w:rPr>
        <w:b/>
        <w:color w:val="C3D69B" w:themeColor="accent3" w:themeTint="98" w:themeShade="95"/>
      </w:rPr>
      <w:tblPr/>
    </w:tblStylePr>
    <w:tblStylePr w:type="band1Vert">
      <w:tblPr/>
      <w:tcPr>
        <w:shd w:val="clear" w:color="E5EED5" w:fill="E5EED5" w:themeFill="accent3" w:themeFillTint="40"/>
      </w:tcPr>
    </w:tblStylePr>
    <w:tblStylePr w:type="band1Horz">
      <w:rPr>
        <w:color w:val="C3D69B" w:themeColor="accent3" w:themeTint="98" w:themeShade="95"/>
        <w:sz w:val="22"/>
      </w:rPr>
      <w:tblPr/>
      <w:tcPr>
        <w:shd w:val="clear" w:color="E5EED5" w:fill="E5EED5" w:themeFill="accent3" w:themeFillTint="40"/>
      </w:tcPr>
    </w:tblStylePr>
    <w:tblStylePr w:type="band2Horz">
      <w:rPr>
        <w:color w:val="C3D69B" w:themeColor="accent3" w:themeTint="98" w:themeShade="95"/>
        <w:sz w:val="22"/>
      </w:rPr>
      <w:tblPr/>
    </w:tblStylePr>
  </w:style>
  <w:style w:type="table" w:customStyle="1" w:styleId="ListTable6Colorful-Accent4">
    <w:name w:val="List Table 6 Colorful - Accent 4"/>
    <w:basedOn w:val="Tabelanormal"/>
    <w:uiPriority w:val="99"/>
    <w:tblPr>
      <w:tblStyleRowBandSize w:val="1"/>
      <w:tblStyleColBandSize w:val="1"/>
      <w:tblBorders>
        <w:top w:val="single" w:color="B2A1C6" w:themeColor="accent4" w:themeTint="9a" w:sz="4" w:space="0"/>
        <w:bottom w:val="single" w:color="B2A1C6" w:themeColor="accent4" w:themeTint="9a" w:sz="4" w:space="0"/>
      </w:tblBorders>
    </w:tblPr>
    <w:tblStylePr w:type="firstRow">
      <w:rPr>
        <w:b/>
        <w:color w:val="B2A1C6" w:themeColor="accent4" w:themeTint="9a" w:themeShade="95"/>
      </w:rPr>
      <w:tblPr/>
      <w:tcPr>
        <w:tcBorders>
          <w:bottom w:val="single" w:color="B2A1C6" w:themeColor="accent4" w:sz="4" w:space="0"/>
        </w:tcBorders>
      </w:tcPr>
    </w:tblStylePr>
    <w:tblStylePr w:type="lastRow">
      <w:rPr>
        <w:b/>
        <w:color w:val="B2A1C6" w:themeColor="accent4" w:themeTint="9a" w:themeShade="95"/>
      </w:rPr>
      <w:tblPr/>
      <w:tcPr>
        <w:tcBorders>
          <w:top w:val="single" w:color="B2A1C6" w:themeColor="accent4" w:sz="4" w:space="0"/>
        </w:tcBorders>
      </w:tcPr>
    </w:tblStylePr>
    <w:tblStylePr w:type="firstCol">
      <w:rPr>
        <w:b/>
        <w:color w:val="B2A1C6" w:themeColor="accent4" w:themeTint="9a" w:themeShade="95"/>
      </w:rPr>
      <w:tblPr/>
    </w:tblStylePr>
    <w:tblStylePr w:type="lastCol">
      <w:rPr>
        <w:b/>
        <w:color w:val="B2A1C6" w:themeColor="accent4" w:themeTint="9a" w:themeShade="95"/>
      </w:rPr>
      <w:tblPr/>
    </w:tblStylePr>
    <w:tblStylePr w:type="band1Vert">
      <w:tblPr/>
      <w:tcPr>
        <w:shd w:val="clear" w:color="DFD8E7" w:fill="DFD8E7" w:themeFill="accent4" w:themeFillTint="40"/>
      </w:tcPr>
    </w:tblStylePr>
    <w:tblStylePr w:type="band1Horz">
      <w:rPr>
        <w:color w:val="B2A1C6" w:themeColor="accent4" w:themeTint="9a" w:themeShade="95"/>
        <w:sz w:val="22"/>
      </w:rPr>
      <w:tblPr/>
      <w:tcPr>
        <w:shd w:val="clear" w:color="DFD8E7" w:fill="DFD8E7" w:themeFill="accent4" w:themeFillTint="40"/>
      </w:tcPr>
    </w:tblStylePr>
    <w:tblStylePr w:type="band2Horz">
      <w:rPr>
        <w:color w:val="B2A1C6" w:themeColor="accent4" w:themeTint="9a" w:themeShade="95"/>
        <w:sz w:val="22"/>
      </w:rPr>
      <w:tblPr/>
    </w:tblStylePr>
  </w:style>
  <w:style w:type="table" w:customStyle="1" w:styleId="ListTable6Colorful-Accent5">
    <w:name w:val="List Table 6 Colorful - Accent 5"/>
    <w:basedOn w:val="Tabelanormal"/>
    <w:uiPriority w:val="99"/>
    <w:tblPr>
      <w:tblStyleRowBandSize w:val="1"/>
      <w:tblStyleColBandSize w:val="1"/>
      <w:tblBorders>
        <w:top w:val="single" w:color="92CCDC" w:themeColor="accent5" w:themeTint="9a" w:sz="4" w:space="0"/>
        <w:bottom w:val="single" w:color="92CCDC" w:themeColor="accent5" w:themeTint="9a" w:sz="4" w:space="0"/>
      </w:tblBorders>
    </w:tblPr>
    <w:tblStylePr w:type="firstRow">
      <w:rPr>
        <w:b/>
        <w:color w:val="92CCDC" w:themeColor="accent5" w:themeTint="9a" w:themeShade="95"/>
      </w:rPr>
      <w:tblPr/>
      <w:tcPr>
        <w:tcBorders>
          <w:bottom w:val="single" w:color="92CCDC" w:themeColor="accent5" w:sz="4" w:space="0"/>
        </w:tcBorders>
      </w:tcPr>
    </w:tblStylePr>
    <w:tblStylePr w:type="lastRow">
      <w:rPr>
        <w:b/>
        <w:color w:val="92CCDC" w:themeColor="accent5" w:themeTint="9a" w:themeShade="95"/>
      </w:rPr>
      <w:tblPr/>
      <w:tcPr>
        <w:tcBorders>
          <w:top w:val="single" w:color="92CCDC" w:themeColor="accent5" w:sz="4" w:space="0"/>
        </w:tcBorders>
      </w:tcPr>
    </w:tblStylePr>
    <w:tblStylePr w:type="firstCol">
      <w:rPr>
        <w:b/>
        <w:color w:val="92CCDC" w:themeColor="accent5" w:themeTint="9a" w:themeShade="95"/>
      </w:rPr>
      <w:tblPr/>
    </w:tblStylePr>
    <w:tblStylePr w:type="lastCol">
      <w:rPr>
        <w:b/>
        <w:color w:val="92CCDC" w:themeColor="accent5" w:themeTint="9a" w:themeShade="95"/>
      </w:rPr>
      <w:tblPr/>
    </w:tblStylePr>
    <w:tblStylePr w:type="band1Vert">
      <w:tblPr/>
      <w:tcPr>
        <w:shd w:val="clear" w:color="D1EAF0" w:fill="D1EAF0" w:themeFill="accent5" w:themeFillTint="40"/>
      </w:tcPr>
    </w:tblStylePr>
    <w:tblStylePr w:type="band1Horz">
      <w:rPr>
        <w:color w:val="92CCDC" w:themeColor="accent5" w:themeTint="9a" w:themeShade="95"/>
        <w:sz w:val="22"/>
      </w:rPr>
      <w:tblPr/>
      <w:tcPr>
        <w:shd w:val="clear" w:color="D1EAF0" w:fill="D1EAF0" w:themeFill="accent5" w:themeFillTint="40"/>
      </w:tcPr>
    </w:tblStylePr>
    <w:tblStylePr w:type="band2Horz">
      <w:rPr>
        <w:color w:val="92CCDC" w:themeColor="accent5" w:themeTint="9a" w:themeShade="95"/>
        <w:sz w:val="22"/>
      </w:rPr>
      <w:tblPr/>
    </w:tblStylePr>
  </w:style>
  <w:style w:type="table" w:customStyle="1" w:styleId="ListTable6Colorful-Accent6">
    <w:name w:val="List Table 6 Colorful - Accent 6"/>
    <w:basedOn w:val="Tabelanormal"/>
    <w:uiPriority w:val="99"/>
    <w:tblPr>
      <w:tblStyleRowBandSize w:val="1"/>
      <w:tblStyleColBandSize w:val="1"/>
      <w:tblBorders>
        <w:top w:val="single" w:color="FAC090" w:themeColor="accent6" w:themeTint="98" w:sz="4" w:space="0"/>
        <w:bottom w:val="single" w:color="FAC090" w:themeColor="accent6" w:themeTint="98" w:sz="4" w:space="0"/>
      </w:tblBorders>
    </w:tblPr>
    <w:tblStylePr w:type="firstRow">
      <w:rPr>
        <w:b/>
        <w:color w:val="FAC090" w:themeColor="accent6" w:themeTint="98" w:themeShade="95"/>
      </w:rPr>
      <w:tblPr/>
      <w:tcPr>
        <w:tcBorders>
          <w:bottom w:val="single" w:color="FAC090" w:themeColor="accent6" w:sz="4" w:space="0"/>
        </w:tcBorders>
      </w:tcPr>
    </w:tblStylePr>
    <w:tblStylePr w:type="lastRow">
      <w:rPr>
        <w:b/>
        <w:color w:val="FAC090" w:themeColor="accent6" w:themeTint="98" w:themeShade="95"/>
      </w:rPr>
      <w:tblPr/>
      <w:tcPr>
        <w:tcBorders>
          <w:top w:val="single" w:color="FAC090" w:themeColor="accent6" w:sz="4" w:space="0"/>
        </w:tcBorders>
      </w:tcPr>
    </w:tblStylePr>
    <w:tblStylePr w:type="firstCol">
      <w:rPr>
        <w:b/>
        <w:color w:val="FAC090" w:themeColor="accent6" w:themeTint="98" w:themeShade="95"/>
      </w:rPr>
      <w:tblPr/>
    </w:tblStylePr>
    <w:tblStylePr w:type="lastCol">
      <w:rPr>
        <w:b/>
        <w:color w:val="FAC090" w:themeColor="accent6" w:themeTint="98" w:themeShade="95"/>
      </w:rPr>
      <w:tblPr/>
    </w:tblStylePr>
    <w:tblStylePr w:type="band1Vert">
      <w:tblPr/>
      <w:tcPr>
        <w:shd w:val="clear" w:color="FDE4D0" w:fill="FDE4D0" w:themeFill="accent6" w:themeFillTint="40"/>
      </w:tcPr>
    </w:tblStylePr>
    <w:tblStylePr w:type="band1Horz">
      <w:rPr>
        <w:color w:val="FAC090" w:themeColor="accent6" w:themeTint="98" w:themeShade="95"/>
        <w:sz w:val="22"/>
      </w:rPr>
      <w:tblPr/>
      <w:tcPr>
        <w:shd w:val="clear" w:color="FDE4D0" w:fill="FDE4D0" w:themeFill="accent6" w:themeFillTint="40"/>
      </w:tcPr>
    </w:tblStylePr>
    <w:tblStylePr w:type="band2Horz">
      <w:rPr>
        <w:color w:val="FAC090" w:themeColor="accent6" w:themeTint="98" w:themeShade="95"/>
        <w:sz w:val="22"/>
      </w:rPr>
      <w:tblPr/>
    </w:tblStylePr>
  </w:style>
  <w:style w:type="table" w:styleId="TabeladeLista7Colorida">
    <w:name w:val="List Table 7 Colorful"/>
    <w:basedOn w:val="Tabelanormal"/>
    <w:uiPriority w:val="99"/>
    <w:tblPr>
      <w:tblStyleRowBandSize w:val="1"/>
      <w:tblStyleColBandSize w:val="1"/>
      <w:tblBorders>
        <w:right w:val="single" w:color="7F7F7F" w:themeColor="text1" w:themeTint="80" w:sz="4" w:space="0"/>
      </w:tblBorders>
    </w:tblPr>
    <w:tblStylePr w:type="firstRow">
      <w:rPr>
        <w:i/>
        <w:color w:val="7F7F7F" w:themeColor="text1" w:themeTint="80" w:themeShade="95"/>
        <w:sz w:val="22"/>
      </w:rPr>
      <w:tblPr/>
      <w:tcPr>
        <w:tcBorders>
          <w:top w:val="none" w:color="000000" w:sz="4" w:space="0"/>
          <w:left w:val="none" w:color="000000" w:sz="4" w:space="0"/>
          <w:bottom w:val="single" w:color="7F7F7F" w:themeColor="text1" w:sz="4" w:space="0"/>
          <w:right w:val="none" w:color="000000" w:sz="4" w:space="0"/>
        </w:tcBorders>
        <w:shd w:val="clear" w:color="FFFFFF" w:fill="FFFFFF" w:themeFill="light1"/>
      </w:tcPr>
    </w:tblStylePr>
    <w:tblStylePr w:type="lastRow">
      <w:rPr>
        <w:i/>
        <w:color w:val="7F7F7F" w:themeColor="text1" w:themeTint="80" w:themeShade="95"/>
        <w:sz w:val="22"/>
      </w:rPr>
      <w:tblPr/>
      <w:tcPr>
        <w:tcBorders>
          <w:top w:val="single" w:color="7F7F7F" w:themeColor="text1" w:sz="4" w:space="0"/>
          <w:left w:val="none" w:color="000000" w:sz="4" w:space="0"/>
          <w:bottom w:val="none" w:color="000000" w:sz="4" w:space="0"/>
          <w:right w:val="none" w:color="000000" w:sz="4" w:space="0"/>
        </w:tcBorders>
        <w:shd w:val="clear" w:color="FFFFFF" w:fill="FFFFFF" w:themeFill="light1"/>
      </w:tcPr>
    </w:tblStylePr>
    <w:tblStylePr w:type="firstCol">
      <w:pPr>
        <w:jc w:val="right"/>
      </w:pPr>
      <w:rPr>
        <w:i/>
        <w:color w:val="7F7F7F" w:themeColor="text1" w:themeTint="80" w:themeShade="95"/>
        <w:sz w:val="22"/>
      </w:rPr>
      <w:tblPr/>
      <w:tcPr>
        <w:tcBorders>
          <w:top w:val="none" w:color="000000" w:sz="4" w:space="0"/>
          <w:left w:val="none" w:color="000000" w:sz="4" w:space="0"/>
          <w:bottom w:val="none" w:color="000000" w:sz="4" w:space="0"/>
          <w:right w:val="single" w:color="7F7F7F" w:themeColor="text1" w:sz="4" w:space="0"/>
        </w:tcBorders>
        <w:shd w:val="clear" w:color="FFFFFF" w:fill="auto"/>
      </w:tcPr>
    </w:tblStylePr>
    <w:tblStylePr w:type="lastCol">
      <w:rPr>
        <w:i/>
        <w:color w:val="7F7F7F" w:themeColor="text1" w:themeTint="80" w:themeShade="95"/>
        <w:sz w:val="22"/>
      </w:rPr>
      <w:tblPr/>
      <w:tcPr>
        <w:tcBorders>
          <w:top w:val="none" w:color="000000" w:sz="4" w:space="0"/>
          <w:left w:val="single" w:color="7F7F7F" w:themeColor="text1" w:sz="4" w:space="0"/>
          <w:bottom w:val="none" w:color="000000" w:sz="4" w:space="0"/>
          <w:right w:val="none" w:color="000000" w:sz="4" w:space="0"/>
        </w:tcBorders>
        <w:shd w:val="clear" w:color="FFFFFF" w:fill="auto"/>
      </w:tcPr>
    </w:tblStylePr>
    <w:tblStylePr w:type="band1Vert">
      <w:tblPr/>
      <w:tcPr>
        <w:shd w:val="clear" w:color="BFBFBF" w:fill="BFBFBF" w:themeFill="text1" w:themeFillTint="40"/>
      </w:tcPr>
    </w:tblStylePr>
    <w:tblStylePr w:type="band1Horz">
      <w:rPr>
        <w:color w:val="7F7F7F" w:themeColor="text1" w:themeTint="80" w:themeShade="95"/>
        <w:sz w:val="22"/>
      </w:rPr>
      <w:tblPr/>
      <w:tcPr>
        <w:shd w:val="clear" w:color="BFBFBF" w:fill="BFBFBF" w:themeFill="text1" w:themeFillTint="40"/>
      </w:tcPr>
    </w:tblStylePr>
    <w:tblStylePr w:type="band2Horz">
      <w:rPr>
        <w:color w:val="7F7F7F" w:themeColor="text1" w:themeTint="80" w:themeShade="95"/>
        <w:sz w:val="22"/>
      </w:rPr>
      <w:tblPr/>
    </w:tblStylePr>
  </w:style>
  <w:style w:type="table" w:customStyle="1" w:styleId="ListTable7Colorful-Accent1">
    <w:name w:val="List Table 7 Colorful - Accent 1"/>
    <w:basedOn w:val="Tabelanormal"/>
    <w:uiPriority w:val="99"/>
    <w:tblPr>
      <w:tblStyleRowBandSize w:val="1"/>
      <w:tblStyleColBandSize w:val="1"/>
      <w:tblBorders>
        <w:right w:val="single" w:color="4F81BD" w:themeColor="accent1" w:sz="4" w:space="0"/>
      </w:tblBorders>
    </w:tblPr>
    <w:tblStylePr w:type="firstRow">
      <w:rPr>
        <w:i/>
        <w:color w:val="2A4A71" w:themeColor="accent1" w:themeShade="95"/>
        <w:sz w:val="22"/>
      </w:rPr>
      <w:tblPr/>
      <w:tcPr>
        <w:tcBorders>
          <w:top w:val="none" w:color="000000" w:sz="4" w:space="0"/>
          <w:left w:val="none" w:color="000000" w:sz="4" w:space="0"/>
          <w:bottom w:val="single" w:color="4F81BD" w:themeColor="accent1" w:sz="4" w:space="0"/>
          <w:right w:val="none" w:color="000000" w:sz="4" w:space="0"/>
        </w:tcBorders>
        <w:shd w:val="clear" w:color="FFFFFF" w:fill="FFFFFF" w:themeFill="light1"/>
      </w:tcPr>
    </w:tblStylePr>
    <w:tblStylePr w:type="lastRow">
      <w:rPr>
        <w:i/>
        <w:color w:val="2A4A71" w:themeColor="accent1" w:themeShade="95"/>
        <w:sz w:val="22"/>
      </w:rPr>
      <w:tblPr/>
      <w:tcPr>
        <w:tcBorders>
          <w:top w:val="single" w:color="4F81BD" w:themeColor="accent1" w:sz="4" w:space="0"/>
          <w:left w:val="none" w:color="000000" w:sz="4" w:space="0"/>
          <w:bottom w:val="none" w:color="000000" w:sz="4" w:space="0"/>
          <w:right w:val="none" w:color="000000" w:sz="4" w:space="0"/>
        </w:tcBorders>
        <w:shd w:val="clear" w:color="FFFFFF" w:fill="FFFFFF" w:themeFill="light1"/>
      </w:tcPr>
    </w:tblStylePr>
    <w:tblStylePr w:type="firstCol">
      <w:pPr>
        <w:jc w:val="right"/>
      </w:pPr>
      <w:rPr>
        <w:i/>
        <w:color w:val="2A4A71" w:themeColor="accent1" w:themeShade="95"/>
        <w:sz w:val="22"/>
      </w:rPr>
      <w:tblPr/>
      <w:tcPr>
        <w:tcBorders>
          <w:top w:val="none" w:color="000000" w:sz="4" w:space="0"/>
          <w:left w:val="none" w:color="000000" w:sz="4" w:space="0"/>
          <w:bottom w:val="none" w:color="000000" w:sz="4" w:space="0"/>
          <w:right w:val="single" w:color="4F81BD" w:themeColor="accent1" w:sz="4" w:space="0"/>
        </w:tcBorders>
        <w:shd w:val="clear" w:color="FFFFFF" w:fill="auto"/>
      </w:tcPr>
    </w:tblStylePr>
    <w:tblStylePr w:type="lastCol">
      <w:rPr>
        <w:i/>
        <w:color w:val="2A4A71" w:themeColor="accent1" w:themeShade="95"/>
        <w:sz w:val="22"/>
      </w:rPr>
      <w:tblPr/>
      <w:tcPr>
        <w:tcBorders>
          <w:top w:val="none" w:color="000000" w:sz="4" w:space="0"/>
          <w:left w:val="single" w:color="4F81BD" w:themeColor="accent1" w:sz="4" w:space="0"/>
          <w:bottom w:val="none" w:color="000000" w:sz="4" w:space="0"/>
          <w:right w:val="none" w:color="000000" w:sz="4" w:space="0"/>
        </w:tcBorders>
        <w:shd w:val="clear" w:color="FFFFFF" w:fill="auto"/>
      </w:tcPr>
    </w:tblStylePr>
    <w:tblStylePr w:type="band1Vert">
      <w:tblPr/>
      <w:tcPr>
        <w:shd w:val="clear" w:color="D2DFEE" w:fill="D2DFEE" w:themeFill="accent1" w:themeFillTint="40"/>
      </w:tcPr>
    </w:tblStylePr>
    <w:tblStylePr w:type="band1Horz">
      <w:rPr>
        <w:color w:val="2A4A71" w:themeColor="accent1" w:themeShade="95"/>
        <w:sz w:val="22"/>
      </w:rPr>
      <w:tblPr/>
      <w:tcPr>
        <w:shd w:val="clear" w:color="D2DFEE" w:fill="D2DFEE" w:themeFill="accent1" w:themeFillTint="40"/>
      </w:tcPr>
    </w:tblStylePr>
    <w:tblStylePr w:type="band2Horz">
      <w:rPr>
        <w:color w:val="2A4A71" w:themeColor="accent1" w:themeShade="95"/>
        <w:sz w:val="22"/>
      </w:rPr>
      <w:tblPr/>
    </w:tblStylePr>
  </w:style>
  <w:style w:type="table" w:customStyle="1" w:styleId="ListTable7Colorful-Accent2">
    <w:name w:val="List Table 7 Colorful - Accent 2"/>
    <w:basedOn w:val="Tabelanormal"/>
    <w:uiPriority w:val="99"/>
    <w:tblPr>
      <w:tblStyleRowBandSize w:val="1"/>
      <w:tblStyleColBandSize w:val="1"/>
      <w:tblBorders>
        <w:right w:val="single" w:color="D99695" w:themeColor="accent2" w:themeTint="97" w:sz="4" w:space="0"/>
      </w:tblBorders>
    </w:tblPr>
    <w:tblStylePr w:type="firstRow">
      <w:rPr>
        <w:i/>
        <w:color w:val="D99695" w:themeColor="accent2" w:themeTint="97" w:themeShade="95"/>
        <w:sz w:val="22"/>
      </w:rPr>
      <w:tblPr/>
      <w:tcPr>
        <w:tcBorders>
          <w:top w:val="none" w:color="000000" w:sz="4" w:space="0"/>
          <w:left w:val="none" w:color="000000" w:sz="4" w:space="0"/>
          <w:bottom w:val="single" w:color="D99695" w:themeColor="accent2" w:sz="4" w:space="0"/>
          <w:right w:val="none" w:color="000000" w:sz="4" w:space="0"/>
        </w:tcBorders>
        <w:shd w:val="clear" w:color="FFFFFF" w:fill="FFFFFF" w:themeFill="light1"/>
      </w:tcPr>
    </w:tblStylePr>
    <w:tblStylePr w:type="lastRow">
      <w:rPr>
        <w:i/>
        <w:color w:val="D99695" w:themeColor="accent2" w:themeTint="97" w:themeShade="95"/>
        <w:sz w:val="22"/>
      </w:rPr>
      <w:tblPr/>
      <w:tcPr>
        <w:tcBorders>
          <w:top w:val="single" w:color="D99695" w:themeColor="accent2" w:sz="4" w:space="0"/>
          <w:left w:val="none" w:color="000000" w:sz="4" w:space="0"/>
          <w:bottom w:val="none" w:color="000000" w:sz="4" w:space="0"/>
          <w:right w:val="none" w:color="000000" w:sz="4" w:space="0"/>
        </w:tcBorders>
        <w:shd w:val="clear" w:color="FFFFFF" w:fill="FFFFFF" w:themeFill="light1"/>
      </w:tcPr>
    </w:tblStylePr>
    <w:tblStylePr w:type="firstCol">
      <w:pPr>
        <w:jc w:val="right"/>
      </w:pPr>
      <w:rPr>
        <w:i/>
        <w:color w:val="D99695" w:themeColor="accent2" w:themeTint="97" w:themeShade="95"/>
        <w:sz w:val="22"/>
      </w:rPr>
      <w:tblPr/>
      <w:tcPr>
        <w:tcBorders>
          <w:top w:val="none" w:color="000000" w:sz="4" w:space="0"/>
          <w:left w:val="none" w:color="000000" w:sz="4" w:space="0"/>
          <w:bottom w:val="none" w:color="000000" w:sz="4" w:space="0"/>
          <w:right w:val="single" w:color="D99695" w:themeColor="accent2" w:sz="4" w:space="0"/>
        </w:tcBorders>
        <w:shd w:val="clear" w:color="FFFFFF" w:fill="auto"/>
      </w:tcPr>
    </w:tblStylePr>
    <w:tblStylePr w:type="lastCol">
      <w:rPr>
        <w:i/>
        <w:color w:val="D99695" w:themeColor="accent2" w:themeTint="97" w:themeShade="95"/>
        <w:sz w:val="22"/>
      </w:rPr>
      <w:tblPr/>
      <w:tcPr>
        <w:tcBorders>
          <w:top w:val="none" w:color="000000" w:sz="4" w:space="0"/>
          <w:left w:val="single" w:color="D99695" w:themeColor="accent2" w:sz="4" w:space="0"/>
          <w:bottom w:val="none" w:color="000000" w:sz="4" w:space="0"/>
          <w:right w:val="none" w:color="000000" w:sz="4" w:space="0"/>
        </w:tcBorders>
        <w:shd w:val="clear" w:color="FFFFFF" w:fill="auto"/>
      </w:tcPr>
    </w:tblStylePr>
    <w:tblStylePr w:type="band1Vert">
      <w:tblPr/>
      <w:tcPr>
        <w:shd w:val="clear" w:color="EFD2D2" w:fill="EFD2D2" w:themeFill="accent2" w:themeFillTint="40"/>
      </w:tcPr>
    </w:tblStylePr>
    <w:tblStylePr w:type="band1Horz">
      <w:rPr>
        <w:color w:val="D99695" w:themeColor="accent2" w:themeTint="97" w:themeShade="95"/>
        <w:sz w:val="22"/>
      </w:rPr>
      <w:tblPr/>
      <w:tcPr>
        <w:shd w:val="clear" w:color="EFD2D2" w:fill="EFD2D2" w:themeFill="accent2" w:themeFillTint="40"/>
      </w:tcPr>
    </w:tblStylePr>
    <w:tblStylePr w:type="band2Horz">
      <w:rPr>
        <w:color w:val="D99695" w:themeColor="accent2" w:themeTint="97" w:themeShade="95"/>
        <w:sz w:val="22"/>
      </w:rPr>
      <w:tblPr/>
    </w:tblStylePr>
  </w:style>
  <w:style w:type="table" w:customStyle="1" w:styleId="ListTable7Colorful-Accent3">
    <w:name w:val="List Table 7 Colorful - Accent 3"/>
    <w:basedOn w:val="Tabelanormal"/>
    <w:uiPriority w:val="99"/>
    <w:tblPr>
      <w:tblStyleRowBandSize w:val="1"/>
      <w:tblStyleColBandSize w:val="1"/>
      <w:tblBorders>
        <w:right w:val="single" w:color="C3D69B" w:themeColor="accent3" w:themeTint="98" w:sz="4" w:space="0"/>
      </w:tblBorders>
    </w:tblPr>
    <w:tblStylePr w:type="firstRow">
      <w:rPr>
        <w:i/>
        <w:color w:val="C3D69B" w:themeColor="accent3" w:themeTint="98" w:themeShade="95"/>
        <w:sz w:val="22"/>
      </w:rPr>
      <w:tblPr/>
      <w:tcPr>
        <w:tcBorders>
          <w:top w:val="none" w:color="000000" w:sz="4" w:space="0"/>
          <w:left w:val="none" w:color="000000" w:sz="4" w:space="0"/>
          <w:bottom w:val="single" w:color="C3D69B" w:themeColor="accent3" w:sz="4" w:space="0"/>
          <w:right w:val="none" w:color="000000" w:sz="4" w:space="0"/>
        </w:tcBorders>
        <w:shd w:val="clear" w:color="FFFFFF" w:fill="FFFFFF" w:themeFill="light1"/>
      </w:tcPr>
    </w:tblStylePr>
    <w:tblStylePr w:type="lastRow">
      <w:rPr>
        <w:i/>
        <w:color w:val="C3D69B" w:themeColor="accent3" w:themeTint="98" w:themeShade="95"/>
        <w:sz w:val="22"/>
      </w:rPr>
      <w:tblPr/>
      <w:tcPr>
        <w:tcBorders>
          <w:top w:val="single" w:color="C3D69B" w:themeColor="accent3" w:sz="4" w:space="0"/>
          <w:left w:val="none" w:color="000000" w:sz="4" w:space="0"/>
          <w:bottom w:val="none" w:color="000000" w:sz="4" w:space="0"/>
          <w:right w:val="none" w:color="000000" w:sz="4" w:space="0"/>
        </w:tcBorders>
        <w:shd w:val="clear" w:color="FFFFFF" w:fill="FFFFFF" w:themeFill="light1"/>
      </w:tcPr>
    </w:tblStylePr>
    <w:tblStylePr w:type="firstCol">
      <w:pPr>
        <w:jc w:val="right"/>
      </w:pPr>
      <w:rPr>
        <w:i/>
        <w:color w:val="C3D69B" w:themeColor="accent3" w:themeTint="98" w:themeShade="95"/>
        <w:sz w:val="22"/>
      </w:rPr>
      <w:tblPr/>
      <w:tcPr>
        <w:tcBorders>
          <w:top w:val="none" w:color="000000" w:sz="4" w:space="0"/>
          <w:left w:val="none" w:color="000000" w:sz="4" w:space="0"/>
          <w:bottom w:val="none" w:color="000000" w:sz="4" w:space="0"/>
          <w:right w:val="single" w:color="C3D69B" w:themeColor="accent3" w:sz="4" w:space="0"/>
        </w:tcBorders>
        <w:shd w:val="clear" w:color="FFFFFF" w:fill="auto"/>
      </w:tcPr>
    </w:tblStylePr>
    <w:tblStylePr w:type="lastCol">
      <w:rPr>
        <w:i/>
        <w:color w:val="C3D69B" w:themeColor="accent3" w:themeTint="98" w:themeShade="95"/>
        <w:sz w:val="22"/>
      </w:rPr>
      <w:tblPr/>
      <w:tcPr>
        <w:tcBorders>
          <w:top w:val="none" w:color="000000" w:sz="4" w:space="0"/>
          <w:left w:val="single" w:color="C3D69B" w:themeColor="accent3" w:sz="4" w:space="0"/>
          <w:bottom w:val="none" w:color="000000" w:sz="4" w:space="0"/>
          <w:right w:val="none" w:color="000000" w:sz="4" w:space="0"/>
        </w:tcBorders>
        <w:shd w:val="clear" w:color="FFFFFF" w:fill="auto"/>
      </w:tcPr>
    </w:tblStylePr>
    <w:tblStylePr w:type="band1Vert">
      <w:tblPr/>
      <w:tcPr>
        <w:shd w:val="clear" w:color="E5EED5" w:fill="E5EED5" w:themeFill="accent3" w:themeFillTint="40"/>
      </w:tcPr>
    </w:tblStylePr>
    <w:tblStylePr w:type="band1Horz">
      <w:rPr>
        <w:color w:val="C3D69B" w:themeColor="accent3" w:themeTint="98" w:themeShade="95"/>
        <w:sz w:val="22"/>
      </w:rPr>
      <w:tblPr/>
      <w:tcPr>
        <w:shd w:val="clear" w:color="E5EED5" w:fill="E5EED5" w:themeFill="accent3" w:themeFillTint="40"/>
      </w:tcPr>
    </w:tblStylePr>
    <w:tblStylePr w:type="band2Horz">
      <w:rPr>
        <w:color w:val="C3D69B" w:themeColor="accent3" w:themeTint="98" w:themeShade="95"/>
        <w:sz w:val="22"/>
      </w:rPr>
      <w:tblPr/>
    </w:tblStylePr>
  </w:style>
  <w:style w:type="table" w:customStyle="1" w:styleId="ListTable7Colorful-Accent4">
    <w:name w:val="List Table 7 Colorful - Accent 4"/>
    <w:basedOn w:val="Tabelanormal"/>
    <w:uiPriority w:val="99"/>
    <w:tblPr>
      <w:tblStyleRowBandSize w:val="1"/>
      <w:tblStyleColBandSize w:val="1"/>
      <w:tblBorders>
        <w:right w:val="single" w:color="B2A1C6" w:themeColor="accent4" w:themeTint="9a" w:sz="4" w:space="0"/>
      </w:tblBorders>
    </w:tblPr>
    <w:tblStylePr w:type="firstRow">
      <w:rPr>
        <w:i/>
        <w:color w:val="B2A1C6" w:themeColor="accent4" w:themeTint="9a" w:themeShade="95"/>
        <w:sz w:val="22"/>
      </w:rPr>
      <w:tblPr/>
      <w:tcPr>
        <w:tcBorders>
          <w:top w:val="none" w:color="000000" w:sz="4" w:space="0"/>
          <w:left w:val="none" w:color="000000" w:sz="4" w:space="0"/>
          <w:bottom w:val="single" w:color="B2A1C6" w:themeColor="accent4" w:sz="4" w:space="0"/>
          <w:right w:val="none" w:color="000000" w:sz="4" w:space="0"/>
        </w:tcBorders>
        <w:shd w:val="clear" w:color="FFFFFF" w:fill="FFFFFF" w:themeFill="light1"/>
      </w:tcPr>
    </w:tblStylePr>
    <w:tblStylePr w:type="lastRow">
      <w:rPr>
        <w:i/>
        <w:color w:val="B2A1C6" w:themeColor="accent4" w:themeTint="9a" w:themeShade="95"/>
        <w:sz w:val="22"/>
      </w:rPr>
      <w:tblPr/>
      <w:tcPr>
        <w:tcBorders>
          <w:top w:val="single" w:color="B2A1C6" w:themeColor="accent4" w:sz="4" w:space="0"/>
          <w:left w:val="none" w:color="000000" w:sz="4" w:space="0"/>
          <w:bottom w:val="none" w:color="000000" w:sz="4" w:space="0"/>
          <w:right w:val="none" w:color="000000" w:sz="4" w:space="0"/>
        </w:tcBorders>
        <w:shd w:val="clear" w:color="FFFFFF" w:fill="FFFFFF" w:themeFill="light1"/>
      </w:tcPr>
    </w:tblStylePr>
    <w:tblStylePr w:type="firstCol">
      <w:pPr>
        <w:jc w:val="right"/>
      </w:pPr>
      <w:rPr>
        <w:i/>
        <w:color w:val="B2A1C6" w:themeColor="accent4" w:themeTint="9a" w:themeShade="95"/>
        <w:sz w:val="22"/>
      </w:rPr>
      <w:tblPr/>
      <w:tcPr>
        <w:tcBorders>
          <w:top w:val="none" w:color="000000" w:sz="4" w:space="0"/>
          <w:left w:val="none" w:color="000000" w:sz="4" w:space="0"/>
          <w:bottom w:val="none" w:color="000000" w:sz="4" w:space="0"/>
          <w:right w:val="single" w:color="B2A1C6" w:themeColor="accent4" w:sz="4" w:space="0"/>
        </w:tcBorders>
        <w:shd w:val="clear" w:color="FFFFFF" w:fill="auto"/>
      </w:tcPr>
    </w:tblStylePr>
    <w:tblStylePr w:type="lastCol">
      <w:rPr>
        <w:i/>
        <w:color w:val="B2A1C6" w:themeColor="accent4" w:themeTint="9a" w:themeShade="95"/>
        <w:sz w:val="22"/>
      </w:rPr>
      <w:tblPr/>
      <w:tcPr>
        <w:tcBorders>
          <w:top w:val="none" w:color="000000" w:sz="4" w:space="0"/>
          <w:left w:val="single" w:color="B2A1C6" w:themeColor="accent4" w:sz="4" w:space="0"/>
          <w:bottom w:val="none" w:color="000000" w:sz="4" w:space="0"/>
          <w:right w:val="none" w:color="000000" w:sz="4" w:space="0"/>
        </w:tcBorders>
        <w:shd w:val="clear" w:color="FFFFFF" w:fill="auto"/>
      </w:tcPr>
    </w:tblStylePr>
    <w:tblStylePr w:type="band1Vert">
      <w:tblPr/>
      <w:tcPr>
        <w:shd w:val="clear" w:color="DFD8E7" w:fill="DFD8E7" w:themeFill="accent4" w:themeFillTint="40"/>
      </w:tcPr>
    </w:tblStylePr>
    <w:tblStylePr w:type="band1Horz">
      <w:rPr>
        <w:color w:val="B2A1C6" w:themeColor="accent4" w:themeTint="9a" w:themeShade="95"/>
        <w:sz w:val="22"/>
      </w:rPr>
      <w:tblPr/>
      <w:tcPr>
        <w:shd w:val="clear" w:color="DFD8E7" w:fill="DFD8E7" w:themeFill="accent4" w:themeFillTint="40"/>
      </w:tcPr>
    </w:tblStylePr>
    <w:tblStylePr w:type="band2Horz">
      <w:rPr>
        <w:color w:val="B2A1C6" w:themeColor="accent4" w:themeTint="9a" w:themeShade="95"/>
        <w:sz w:val="22"/>
      </w:rPr>
      <w:tblPr/>
    </w:tblStylePr>
  </w:style>
  <w:style w:type="table" w:customStyle="1" w:styleId="ListTable7Colorful-Accent5">
    <w:name w:val="List Table 7 Colorful - Accent 5"/>
    <w:basedOn w:val="Tabelanormal"/>
    <w:uiPriority w:val="99"/>
    <w:tblPr>
      <w:tblStyleRowBandSize w:val="1"/>
      <w:tblStyleColBandSize w:val="1"/>
      <w:tblBorders>
        <w:right w:val="single" w:color="92CCDC" w:themeColor="accent5" w:themeTint="9a" w:sz="4" w:space="0"/>
      </w:tblBorders>
    </w:tblPr>
    <w:tblStylePr w:type="firstRow">
      <w:rPr>
        <w:i/>
        <w:color w:val="92CCDC" w:themeColor="accent5" w:themeTint="9a" w:themeShade="95"/>
        <w:sz w:val="22"/>
      </w:rPr>
      <w:tblPr/>
      <w:tcPr>
        <w:tcBorders>
          <w:top w:val="none" w:color="000000" w:sz="4" w:space="0"/>
          <w:left w:val="none" w:color="000000" w:sz="4" w:space="0"/>
          <w:bottom w:val="single" w:color="92CCDC" w:themeColor="accent5" w:sz="4" w:space="0"/>
          <w:right w:val="none" w:color="000000" w:sz="4" w:space="0"/>
        </w:tcBorders>
        <w:shd w:val="clear" w:color="FFFFFF" w:fill="FFFFFF" w:themeFill="light1"/>
      </w:tcPr>
    </w:tblStylePr>
    <w:tblStylePr w:type="lastRow">
      <w:rPr>
        <w:i/>
        <w:color w:val="92CCDC" w:themeColor="accent5" w:themeTint="9a" w:themeShade="95"/>
        <w:sz w:val="22"/>
      </w:rPr>
      <w:tblPr/>
      <w:tcPr>
        <w:tcBorders>
          <w:top w:val="single" w:color="92CCDC" w:themeColor="accent5" w:sz="4" w:space="0"/>
          <w:left w:val="none" w:color="000000" w:sz="4" w:space="0"/>
          <w:bottom w:val="none" w:color="000000" w:sz="4" w:space="0"/>
          <w:right w:val="none" w:color="000000" w:sz="4" w:space="0"/>
        </w:tcBorders>
        <w:shd w:val="clear" w:color="FFFFFF" w:fill="FFFFFF" w:themeFill="light1"/>
      </w:tcPr>
    </w:tblStylePr>
    <w:tblStylePr w:type="firstCol">
      <w:pPr>
        <w:jc w:val="right"/>
      </w:pPr>
      <w:rPr>
        <w:i/>
        <w:color w:val="92CCDC" w:themeColor="accent5" w:themeTint="9a" w:themeShade="95"/>
        <w:sz w:val="22"/>
      </w:rPr>
      <w:tblPr/>
      <w:tcPr>
        <w:tcBorders>
          <w:top w:val="none" w:color="000000" w:sz="4" w:space="0"/>
          <w:left w:val="none" w:color="000000" w:sz="4" w:space="0"/>
          <w:bottom w:val="none" w:color="000000" w:sz="4" w:space="0"/>
          <w:right w:val="single" w:color="92CCDC" w:themeColor="accent5" w:sz="4" w:space="0"/>
        </w:tcBorders>
        <w:shd w:val="clear" w:color="FFFFFF" w:fill="auto"/>
      </w:tcPr>
    </w:tblStylePr>
    <w:tblStylePr w:type="lastCol">
      <w:rPr>
        <w:i/>
        <w:color w:val="92CCDC" w:themeColor="accent5" w:themeTint="9a" w:themeShade="95"/>
        <w:sz w:val="22"/>
      </w:rPr>
      <w:tblPr/>
      <w:tcPr>
        <w:tcBorders>
          <w:top w:val="none" w:color="000000" w:sz="4" w:space="0"/>
          <w:left w:val="single" w:color="92CCDC" w:themeColor="accent5" w:sz="4" w:space="0"/>
          <w:bottom w:val="none" w:color="000000" w:sz="4" w:space="0"/>
          <w:right w:val="none" w:color="000000" w:sz="4" w:space="0"/>
        </w:tcBorders>
        <w:shd w:val="clear" w:color="FFFFFF" w:fill="auto"/>
      </w:tcPr>
    </w:tblStylePr>
    <w:tblStylePr w:type="band1Vert">
      <w:tblPr/>
      <w:tcPr>
        <w:shd w:val="clear" w:color="D1EAF0" w:fill="D1EAF0" w:themeFill="accent5" w:themeFillTint="40"/>
      </w:tcPr>
    </w:tblStylePr>
    <w:tblStylePr w:type="band1Horz">
      <w:rPr>
        <w:color w:val="92CCDC" w:themeColor="accent5" w:themeTint="9a" w:themeShade="95"/>
        <w:sz w:val="22"/>
      </w:rPr>
      <w:tblPr/>
      <w:tcPr>
        <w:shd w:val="clear" w:color="D1EAF0" w:fill="D1EAF0" w:themeFill="accent5" w:themeFillTint="40"/>
      </w:tcPr>
    </w:tblStylePr>
    <w:tblStylePr w:type="band2Horz">
      <w:rPr>
        <w:color w:val="92CCDC" w:themeColor="accent5" w:themeTint="9a" w:themeShade="95"/>
        <w:sz w:val="22"/>
      </w:rPr>
      <w:tblPr/>
    </w:tblStylePr>
  </w:style>
  <w:style w:type="table" w:customStyle="1" w:styleId="ListTable7Colorful-Accent6">
    <w:name w:val="List Table 7 Colorful - Accent 6"/>
    <w:basedOn w:val="Tabelanormal"/>
    <w:uiPriority w:val="99"/>
    <w:tblPr>
      <w:tblStyleRowBandSize w:val="1"/>
      <w:tblStyleColBandSize w:val="1"/>
      <w:tblBorders>
        <w:right w:val="single" w:color="FAC090" w:themeColor="accent6" w:themeTint="98" w:sz="4" w:space="0"/>
      </w:tblBorders>
    </w:tblPr>
    <w:tblStylePr w:type="firstRow">
      <w:rPr>
        <w:i/>
        <w:color w:val="FAC090" w:themeColor="accent6" w:themeTint="98" w:themeShade="95"/>
        <w:sz w:val="22"/>
      </w:rPr>
      <w:tblPr/>
      <w:tcPr>
        <w:tcBorders>
          <w:top w:val="none" w:color="000000" w:sz="4" w:space="0"/>
          <w:left w:val="none" w:color="000000" w:sz="4" w:space="0"/>
          <w:bottom w:val="single" w:color="FAC090" w:themeColor="accent6" w:sz="4" w:space="0"/>
          <w:right w:val="none" w:color="000000" w:sz="4" w:space="0"/>
        </w:tcBorders>
        <w:shd w:val="clear" w:color="FFFFFF" w:fill="FFFFFF" w:themeFill="light1"/>
      </w:tcPr>
    </w:tblStylePr>
    <w:tblStylePr w:type="lastRow">
      <w:rPr>
        <w:i/>
        <w:color w:val="FAC090" w:themeColor="accent6" w:themeTint="98" w:themeShade="95"/>
        <w:sz w:val="22"/>
      </w:rPr>
      <w:tblPr/>
      <w:tcPr>
        <w:tcBorders>
          <w:top w:val="single" w:color="FAC090" w:themeColor="accent6" w:sz="4" w:space="0"/>
          <w:left w:val="none" w:color="000000" w:sz="4" w:space="0"/>
          <w:bottom w:val="none" w:color="000000" w:sz="4" w:space="0"/>
          <w:right w:val="none" w:color="000000" w:sz="4" w:space="0"/>
        </w:tcBorders>
        <w:shd w:val="clear" w:color="FFFFFF" w:fill="FFFFFF" w:themeFill="light1"/>
      </w:tcPr>
    </w:tblStylePr>
    <w:tblStylePr w:type="firstCol">
      <w:pPr>
        <w:jc w:val="right"/>
      </w:pPr>
      <w:rPr>
        <w:i/>
        <w:color w:val="FAC090" w:themeColor="accent6" w:themeTint="98" w:themeShade="95"/>
        <w:sz w:val="22"/>
      </w:rPr>
      <w:tblPr/>
      <w:tcPr>
        <w:tcBorders>
          <w:top w:val="none" w:color="000000" w:sz="4" w:space="0"/>
          <w:left w:val="none" w:color="000000" w:sz="4" w:space="0"/>
          <w:bottom w:val="none" w:color="000000" w:sz="4" w:space="0"/>
          <w:right w:val="single" w:color="FAC090" w:themeColor="accent6" w:sz="4" w:space="0"/>
        </w:tcBorders>
        <w:shd w:val="clear" w:color="FFFFFF" w:fill="auto"/>
      </w:tcPr>
    </w:tblStylePr>
    <w:tblStylePr w:type="lastCol">
      <w:rPr>
        <w:i/>
        <w:color w:val="FAC090" w:themeColor="accent6" w:themeTint="98" w:themeShade="95"/>
        <w:sz w:val="22"/>
      </w:rPr>
      <w:tblPr/>
      <w:tcPr>
        <w:tcBorders>
          <w:top w:val="none" w:color="000000" w:sz="4" w:space="0"/>
          <w:left w:val="single" w:color="FAC090" w:themeColor="accent6" w:sz="4" w:space="0"/>
          <w:bottom w:val="none" w:color="000000" w:sz="4" w:space="0"/>
          <w:right w:val="none" w:color="000000" w:sz="4" w:space="0"/>
        </w:tcBorders>
        <w:shd w:val="clear" w:color="FFFFFF" w:fill="auto"/>
      </w:tcPr>
    </w:tblStylePr>
    <w:tblStylePr w:type="band1Vert">
      <w:tblPr/>
      <w:tcPr>
        <w:shd w:val="clear" w:color="FDE4D0" w:fill="FDE4D0" w:themeFill="accent6" w:themeFillTint="40"/>
      </w:tcPr>
    </w:tblStylePr>
    <w:tblStylePr w:type="band1Horz">
      <w:rPr>
        <w:color w:val="FAC090" w:themeColor="accent6" w:themeTint="98" w:themeShade="95"/>
        <w:sz w:val="22"/>
      </w:rPr>
      <w:tblPr/>
      <w:tcPr>
        <w:shd w:val="clear" w:color="FDE4D0" w:fill="FDE4D0" w:themeFill="accent6" w:themeFillTint="40"/>
      </w:tcPr>
    </w:tblStylePr>
    <w:tblStylePr w:type="band2Horz">
      <w:rPr>
        <w:color w:val="FAC090" w:themeColor="accent6" w:themeTint="98" w:themeShade="95"/>
        <w:sz w:val="22"/>
      </w:rPr>
      <w:tblPr/>
    </w:tblStylePr>
  </w:style>
  <w:style w:type="table" w:customStyle="1" w:styleId="Lined-Accent">
    <w:name w:val="Lined - Accent"/>
    <w:basedOn w:val="Tabelanormal"/>
    <w:uiPriority w:val="99"/>
    <w:rPr>
      <w:color w:val="404040"/>
      <w:sz w:val="20"/>
      <w:szCs w:val="20"/>
    </w:rPr>
    <w:tblPr>
      <w:tblStyleRowBandSize w:val="1"/>
      <w:tblStyleColBandSize w:val="1"/>
    </w:tblPr>
    <w:tblStylePr w:type="firstRow">
      <w:rPr>
        <w:color w:val="F2F2F2"/>
        <w:sz w:val="22"/>
      </w:rPr>
      <w:tblPr/>
      <w:tcPr>
        <w:shd w:val="clear" w:color="7F7F7F" w:fill="7F7F7F" w:themeFill="text1" w:themeFillTint="80"/>
      </w:tcPr>
    </w:tblStylePr>
    <w:tblStylePr w:type="lastRow">
      <w:rPr>
        <w:color w:val="F2F2F2"/>
        <w:sz w:val="22"/>
      </w:rPr>
      <w:tblPr/>
      <w:tcPr>
        <w:shd w:val="clear" w:color="7F7F7F" w:fill="7F7F7F" w:themeFill="text1" w:themeFillTint="80"/>
      </w:tcPr>
    </w:tblStylePr>
    <w:tblStylePr w:type="firstCol">
      <w:rPr>
        <w:color w:val="F2F2F2"/>
        <w:sz w:val="22"/>
      </w:rPr>
      <w:tblPr/>
      <w:tcPr>
        <w:shd w:val="clear" w:color="7F7F7F" w:fill="7F7F7F" w:themeFill="text1" w:themeFillTint="80"/>
      </w:tcPr>
    </w:tblStylePr>
    <w:tblStylePr w:type="lastCol">
      <w:rPr>
        <w:color w:val="F2F2F2"/>
        <w:sz w:val="22"/>
      </w:rPr>
      <w:tblPr/>
      <w:tcPr>
        <w:shd w:val="clear" w:color="7F7F7F" w:fill="7F7F7F" w:themeFill="text1" w:themeFillTint="80"/>
      </w:tcPr>
    </w:tblStylePr>
    <w:tblStylePr w:type="band1Vert">
      <w:rPr>
        <w:color w:val="404040"/>
        <w:sz w:val="22"/>
      </w:rPr>
      <w:tblPr/>
    </w:tblStylePr>
    <w:tblStylePr w:type="band2Vert">
      <w:rPr>
        <w:color w:val="404040"/>
        <w:sz w:val="22"/>
      </w:rPr>
      <w:tblPr/>
      <w:tcPr>
        <w:shd w:val="clear" w:color="F2F2F2" w:fill="F2F2F2" w:themeFill="text1" w:themeFillTint="d"/>
      </w:tcPr>
    </w:tblStylePr>
    <w:tblStylePr w:type="band1Horz">
      <w:rPr>
        <w:color w:val="404040"/>
        <w:sz w:val="22"/>
      </w:rPr>
      <w:tblPr/>
    </w:tblStylePr>
    <w:tblStylePr w:type="band2Horz">
      <w:rPr>
        <w:color w:val="404040"/>
        <w:sz w:val="22"/>
      </w:rPr>
      <w:tblPr/>
      <w:tcPr>
        <w:shd w:val="clear" w:color="F2F2F2" w:fill="F2F2F2" w:themeFill="text1" w:themeFillTint="d"/>
      </w:tcPr>
    </w:tblStylePr>
  </w:style>
  <w:style w:type="table" w:customStyle="1" w:styleId="Lined-Accent1">
    <w:name w:val="Lined - Accent 1"/>
    <w:basedOn w:val="Tabelanormal"/>
    <w:uiPriority w:val="99"/>
    <w:rPr>
      <w:color w:val="404040"/>
      <w:sz w:val="20"/>
      <w:szCs w:val="20"/>
    </w:rPr>
    <w:tblPr>
      <w:tblStyleRowBandSize w:val="1"/>
      <w:tblStyleColBandSize w:val="1"/>
    </w:tblPr>
    <w:tblStylePr w:type="firstRow">
      <w:rPr>
        <w:color w:val="F2F2F2"/>
        <w:sz w:val="22"/>
      </w:rPr>
      <w:tblPr/>
      <w:tcPr>
        <w:shd w:val="clear" w:color="5D8AC2" w:fill="5D8AC2" w:themeFill="accent1" w:themeFillTint="ea"/>
      </w:tcPr>
    </w:tblStylePr>
    <w:tblStylePr w:type="lastRow">
      <w:rPr>
        <w:color w:val="F2F2F2"/>
        <w:sz w:val="22"/>
      </w:rPr>
      <w:tblPr/>
      <w:tcPr>
        <w:shd w:val="clear" w:color="5D8AC2" w:fill="5D8AC2" w:themeFill="accent1" w:themeFillTint="ea"/>
      </w:tcPr>
    </w:tblStylePr>
    <w:tblStylePr w:type="firstCol">
      <w:rPr>
        <w:color w:val="F2F2F2"/>
        <w:sz w:val="22"/>
      </w:rPr>
      <w:tblPr/>
      <w:tcPr>
        <w:shd w:val="clear" w:color="5D8AC2" w:fill="5D8AC2" w:themeFill="accent1" w:themeFillTint="ea"/>
      </w:tcPr>
    </w:tblStylePr>
    <w:tblStylePr w:type="lastCol">
      <w:rPr>
        <w:color w:val="F2F2F2"/>
        <w:sz w:val="22"/>
      </w:rPr>
      <w:tblPr/>
      <w:tcPr>
        <w:shd w:val="clear" w:color="5D8AC2" w:fill="5D8AC2" w:themeFill="accent1" w:themeFillTint="ea"/>
      </w:tcPr>
    </w:tblStylePr>
    <w:tblStylePr w:type="band1Vert">
      <w:rPr>
        <w:color w:val="404040"/>
        <w:sz w:val="22"/>
      </w:rPr>
      <w:tblPr/>
    </w:tblStylePr>
    <w:tblStylePr w:type="band2Vert">
      <w:rPr>
        <w:color w:val="404040"/>
        <w:sz w:val="22"/>
      </w:rPr>
      <w:tblPr/>
      <w:tcPr>
        <w:shd w:val="clear" w:color="C7D7EA" w:fill="C7D7EA" w:themeFill="accent1" w:themeFillTint="50"/>
      </w:tcPr>
    </w:tblStylePr>
    <w:tblStylePr w:type="band1Horz">
      <w:rPr>
        <w:color w:val="404040"/>
        <w:sz w:val="22"/>
      </w:rPr>
      <w:tblPr/>
    </w:tblStylePr>
    <w:tblStylePr w:type="band2Horz">
      <w:rPr>
        <w:color w:val="404040"/>
        <w:sz w:val="22"/>
      </w:rPr>
      <w:tblPr/>
      <w:tcPr>
        <w:shd w:val="clear" w:color="C7D7EA" w:fill="C7D7EA" w:themeFill="accent1" w:themeFillTint="50"/>
      </w:tcPr>
    </w:tblStylePr>
  </w:style>
  <w:style w:type="table" w:customStyle="1" w:styleId="Lined-Accent2">
    <w:name w:val="Lined - Accent 2"/>
    <w:basedOn w:val="Tabelanormal"/>
    <w:uiPriority w:val="99"/>
    <w:rPr>
      <w:color w:val="404040"/>
      <w:sz w:val="20"/>
      <w:szCs w:val="20"/>
    </w:rPr>
    <w:tblPr>
      <w:tblStyleRowBandSize w:val="1"/>
      <w:tblStyleColBandSize w:val="1"/>
    </w:tblPr>
    <w:tblStylePr w:type="firstRow">
      <w:rPr>
        <w:color w:val="F2F2F2"/>
        <w:sz w:val="22"/>
      </w:rPr>
      <w:tblPr/>
      <w:tcPr>
        <w:shd w:val="clear" w:color="D99695" w:fill="D99695" w:themeFill="accent2" w:themeFillTint="97"/>
      </w:tcPr>
    </w:tblStylePr>
    <w:tblStylePr w:type="lastRow">
      <w:rPr>
        <w:color w:val="F2F2F2"/>
        <w:sz w:val="22"/>
      </w:rPr>
      <w:tblPr/>
      <w:tcPr>
        <w:shd w:val="clear" w:color="D99695" w:fill="D99695" w:themeFill="accent2" w:themeFillTint="97"/>
      </w:tcPr>
    </w:tblStylePr>
    <w:tblStylePr w:type="firstCol">
      <w:rPr>
        <w:color w:val="F2F2F2"/>
        <w:sz w:val="22"/>
      </w:rPr>
      <w:tblPr/>
      <w:tcPr>
        <w:shd w:val="clear" w:color="D99695" w:fill="D99695" w:themeFill="accent2" w:themeFillTint="97"/>
      </w:tcPr>
    </w:tblStylePr>
    <w:tblStylePr w:type="lastCol">
      <w:rPr>
        <w:color w:val="F2F2F2"/>
        <w:sz w:val="22"/>
      </w:rPr>
      <w:tblPr/>
      <w:tcPr>
        <w:shd w:val="clear" w:color="D99695" w:fill="D99695" w:themeFill="accent2" w:themeFillTint="97"/>
      </w:tcPr>
    </w:tblStylePr>
    <w:tblStylePr w:type="band1Vert">
      <w:rPr>
        <w:color w:val="404040"/>
        <w:sz w:val="22"/>
      </w:rPr>
      <w:tblPr/>
    </w:tblStylePr>
    <w:tblStylePr w:type="band2Vert">
      <w:rPr>
        <w:color w:val="404040"/>
        <w:sz w:val="22"/>
      </w:rPr>
      <w:tblPr/>
      <w:tcPr>
        <w:shd w:val="clear" w:color="F2DCDC" w:fill="F2DCDC" w:themeFill="accent2" w:themeFillTint="32"/>
      </w:tcPr>
    </w:tblStylePr>
    <w:tblStylePr w:type="band1Horz">
      <w:rPr>
        <w:color w:val="404040"/>
        <w:sz w:val="22"/>
      </w:rPr>
      <w:tblPr/>
    </w:tblStylePr>
    <w:tblStylePr w:type="band2Horz">
      <w:rPr>
        <w:color w:val="404040"/>
        <w:sz w:val="22"/>
      </w:rPr>
      <w:tblPr/>
      <w:tcPr>
        <w:shd w:val="clear" w:color="F2DCDC" w:fill="F2DCDC" w:themeFill="accent2" w:themeFillTint="32"/>
      </w:tcPr>
    </w:tblStylePr>
  </w:style>
  <w:style w:type="table" w:customStyle="1" w:styleId="Lined-Accent3">
    <w:name w:val="Lined - Accent 3"/>
    <w:basedOn w:val="Tabelanormal"/>
    <w:uiPriority w:val="99"/>
    <w:rPr>
      <w:color w:val="404040"/>
      <w:sz w:val="20"/>
      <w:szCs w:val="20"/>
    </w:rPr>
    <w:tblPr>
      <w:tblStyleRowBandSize w:val="1"/>
      <w:tblStyleColBandSize w:val="1"/>
    </w:tblPr>
    <w:tblStylePr w:type="firstRow">
      <w:rPr>
        <w:color w:val="F2F2F2"/>
        <w:sz w:val="22"/>
      </w:rPr>
      <w:tblPr/>
      <w:tcPr>
        <w:shd w:val="clear" w:color="9ABB59" w:fill="9ABB59" w:themeFill="accent3" w:themeFillTint="fe"/>
      </w:tcPr>
    </w:tblStylePr>
    <w:tblStylePr w:type="lastRow">
      <w:rPr>
        <w:color w:val="F2F2F2"/>
        <w:sz w:val="22"/>
      </w:rPr>
      <w:tblPr/>
      <w:tcPr>
        <w:shd w:val="clear" w:color="9ABB59" w:fill="9ABB59" w:themeFill="accent3" w:themeFillTint="fe"/>
      </w:tcPr>
    </w:tblStylePr>
    <w:tblStylePr w:type="firstCol">
      <w:rPr>
        <w:color w:val="F2F2F2"/>
        <w:sz w:val="22"/>
      </w:rPr>
      <w:tblPr/>
      <w:tcPr>
        <w:shd w:val="clear" w:color="9ABB59" w:fill="9ABB59" w:themeFill="accent3" w:themeFillTint="fe"/>
      </w:tcPr>
    </w:tblStylePr>
    <w:tblStylePr w:type="lastCol">
      <w:rPr>
        <w:color w:val="F2F2F2"/>
        <w:sz w:val="22"/>
      </w:rPr>
      <w:tblPr/>
      <w:tcPr>
        <w:shd w:val="clear" w:color="9ABB59" w:fill="9ABB59" w:themeFill="accent3" w:themeFillTint="fe"/>
      </w:tcPr>
    </w:tblStylePr>
    <w:tblStylePr w:type="band1Vert">
      <w:rPr>
        <w:color w:val="404040"/>
        <w:sz w:val="22"/>
      </w:rPr>
      <w:tblPr/>
    </w:tblStylePr>
    <w:tblStylePr w:type="band2Vert">
      <w:rPr>
        <w:color w:val="404040"/>
        <w:sz w:val="22"/>
      </w:rPr>
      <w:tblPr/>
      <w:tcPr>
        <w:shd w:val="clear" w:color="EAF1DC" w:fill="EAF1DC" w:themeFill="accent3" w:themeFillTint="34"/>
      </w:tcPr>
    </w:tblStylePr>
    <w:tblStylePr w:type="band1Horz">
      <w:rPr>
        <w:color w:val="404040"/>
        <w:sz w:val="22"/>
      </w:rPr>
      <w:tblPr/>
    </w:tblStylePr>
    <w:tblStylePr w:type="band2Horz">
      <w:rPr>
        <w:color w:val="404040"/>
        <w:sz w:val="22"/>
      </w:rPr>
      <w:tblPr/>
      <w:tcPr>
        <w:shd w:val="clear" w:color="EAF1DC" w:fill="EAF1DC" w:themeFill="accent3" w:themeFillTint="34"/>
      </w:tcPr>
    </w:tblStylePr>
  </w:style>
  <w:style w:type="table" w:customStyle="1" w:styleId="Lined-Accent4">
    <w:name w:val="Lined - Accent 4"/>
    <w:basedOn w:val="Tabelanormal"/>
    <w:uiPriority w:val="99"/>
    <w:rPr>
      <w:color w:val="404040"/>
      <w:sz w:val="20"/>
      <w:szCs w:val="20"/>
    </w:rPr>
    <w:tblPr>
      <w:tblStyleRowBandSize w:val="1"/>
      <w:tblStyleColBandSize w:val="1"/>
    </w:tblPr>
    <w:tblStylePr w:type="firstRow">
      <w:rPr>
        <w:color w:val="F2F2F2"/>
        <w:sz w:val="22"/>
      </w:rPr>
      <w:tblPr/>
      <w:tcPr>
        <w:shd w:val="clear" w:color="B2A1C6" w:fill="B2A1C6" w:themeFill="accent4" w:themeFillTint="9a"/>
      </w:tcPr>
    </w:tblStylePr>
    <w:tblStylePr w:type="lastRow">
      <w:rPr>
        <w:color w:val="F2F2F2"/>
        <w:sz w:val="22"/>
      </w:rPr>
      <w:tblPr/>
      <w:tcPr>
        <w:shd w:val="clear" w:color="B2A1C6" w:fill="B2A1C6" w:themeFill="accent4" w:themeFillTint="9a"/>
      </w:tcPr>
    </w:tblStylePr>
    <w:tblStylePr w:type="firstCol">
      <w:rPr>
        <w:color w:val="F2F2F2"/>
        <w:sz w:val="22"/>
      </w:rPr>
      <w:tblPr/>
      <w:tcPr>
        <w:shd w:val="clear" w:color="B2A1C6" w:fill="B2A1C6" w:themeFill="accent4" w:themeFillTint="9a"/>
      </w:tcPr>
    </w:tblStylePr>
    <w:tblStylePr w:type="lastCol">
      <w:rPr>
        <w:color w:val="F2F2F2"/>
        <w:sz w:val="22"/>
      </w:rPr>
      <w:tblPr/>
      <w:tcPr>
        <w:shd w:val="clear" w:color="B2A1C6" w:fill="B2A1C6" w:themeFill="accent4" w:themeFillTint="9a"/>
      </w:tcPr>
    </w:tblStylePr>
    <w:tblStylePr w:type="band1Vert">
      <w:rPr>
        <w:color w:val="404040"/>
        <w:sz w:val="22"/>
      </w:rPr>
      <w:tblPr/>
    </w:tblStylePr>
    <w:tblStylePr w:type="band2Vert">
      <w:rPr>
        <w:color w:val="404040"/>
        <w:sz w:val="22"/>
      </w:rPr>
      <w:tblPr/>
      <w:tcPr>
        <w:shd w:val="clear" w:color="E5DFEC" w:fill="E5DFEC" w:themeFill="accent4" w:themeFillTint="34"/>
      </w:tcPr>
    </w:tblStylePr>
    <w:tblStylePr w:type="band1Horz">
      <w:rPr>
        <w:color w:val="404040"/>
        <w:sz w:val="22"/>
      </w:rPr>
      <w:tblPr/>
    </w:tblStylePr>
    <w:tblStylePr w:type="band2Horz">
      <w:rPr>
        <w:color w:val="404040"/>
        <w:sz w:val="22"/>
      </w:rPr>
      <w:tblPr/>
      <w:tcPr>
        <w:shd w:val="clear" w:color="E5DFEC" w:fill="E5DFEC" w:themeFill="accent4" w:themeFillTint="34"/>
      </w:tcPr>
    </w:tblStylePr>
  </w:style>
  <w:style w:type="table" w:customStyle="1" w:styleId="Lined-Accent5">
    <w:name w:val="Lined - Accent 5"/>
    <w:basedOn w:val="Tabelanormal"/>
    <w:uiPriority w:val="99"/>
    <w:rPr>
      <w:color w:val="404040"/>
      <w:sz w:val="20"/>
      <w:szCs w:val="20"/>
    </w:rPr>
    <w:tblPr>
      <w:tblStyleRowBandSize w:val="1"/>
      <w:tblStyleColBandSize w:val="1"/>
    </w:tblPr>
    <w:tblStylePr w:type="firstRow">
      <w:rPr>
        <w:color w:val="F2F2F2"/>
        <w:sz w:val="22"/>
      </w:rPr>
      <w:tblPr/>
      <w:tcPr>
        <w:shd w:val="clear" w:color="4BACC6" w:fill="4BACC6" w:themeFill="accent5"/>
      </w:tcPr>
    </w:tblStylePr>
    <w:tblStylePr w:type="lastRow">
      <w:rPr>
        <w:color w:val="F2F2F2"/>
        <w:sz w:val="22"/>
      </w:rPr>
      <w:tblPr/>
      <w:tcPr>
        <w:shd w:val="clear" w:color="4BACC6" w:fill="4BACC6" w:themeFill="accent5"/>
      </w:tcPr>
    </w:tblStylePr>
    <w:tblStylePr w:type="firstCol">
      <w:rPr>
        <w:color w:val="F2F2F2"/>
        <w:sz w:val="22"/>
      </w:rPr>
      <w:tblPr/>
      <w:tcPr>
        <w:shd w:val="clear" w:color="4BACC6" w:fill="4BACC6" w:themeFill="accent5"/>
      </w:tcPr>
    </w:tblStylePr>
    <w:tblStylePr w:type="lastCol">
      <w:rPr>
        <w:color w:val="F2F2F2"/>
        <w:sz w:val="22"/>
      </w:rPr>
      <w:tblPr/>
      <w:tcPr>
        <w:shd w:val="clear" w:color="4BACC6" w:fill="4BACC6" w:themeFill="accent5"/>
      </w:tcPr>
    </w:tblStylePr>
    <w:tblStylePr w:type="band1Vert">
      <w:rPr>
        <w:color w:val="404040"/>
        <w:sz w:val="22"/>
      </w:rPr>
      <w:tblPr/>
    </w:tblStylePr>
    <w:tblStylePr w:type="band2Vert">
      <w:rPr>
        <w:color w:val="404040"/>
        <w:sz w:val="22"/>
      </w:rPr>
      <w:tblPr/>
      <w:tcPr>
        <w:shd w:val="clear" w:color="DAEEF3" w:fill="DAEEF3" w:themeFill="accent5" w:themeFillTint="34"/>
      </w:tcPr>
    </w:tblStylePr>
    <w:tblStylePr w:type="band1Horz">
      <w:rPr>
        <w:color w:val="404040"/>
        <w:sz w:val="22"/>
      </w:rPr>
      <w:tblPr/>
    </w:tblStylePr>
    <w:tblStylePr w:type="band2Horz">
      <w:rPr>
        <w:color w:val="404040"/>
        <w:sz w:val="22"/>
      </w:rPr>
      <w:tblPr/>
      <w:tcPr>
        <w:shd w:val="clear" w:color="DAEEF3" w:fill="DAEEF3" w:themeFill="accent5" w:themeFillTint="34"/>
      </w:tcPr>
    </w:tblStylePr>
  </w:style>
  <w:style w:type="table" w:customStyle="1" w:styleId="Lined-Accent6">
    <w:name w:val="Lined - Accent 6"/>
    <w:basedOn w:val="Tabelanormal"/>
    <w:uiPriority w:val="99"/>
    <w:rPr>
      <w:color w:val="404040"/>
      <w:sz w:val="20"/>
      <w:szCs w:val="20"/>
    </w:rPr>
    <w:tblPr>
      <w:tblStyleRowBandSize w:val="1"/>
      <w:tblStyleColBandSize w:val="1"/>
    </w:tblPr>
    <w:tblStylePr w:type="firstRow">
      <w:rPr>
        <w:color w:val="F2F2F2"/>
        <w:sz w:val="22"/>
      </w:rPr>
      <w:tblPr/>
      <w:tcPr>
        <w:shd w:val="clear" w:color="F79646" w:fill="F79646" w:themeFill="accent6"/>
      </w:tcPr>
    </w:tblStylePr>
    <w:tblStylePr w:type="lastRow">
      <w:rPr>
        <w:color w:val="F2F2F2"/>
        <w:sz w:val="22"/>
      </w:rPr>
      <w:tblPr/>
      <w:tcPr>
        <w:shd w:val="clear" w:color="F79646" w:fill="F79646" w:themeFill="accent6"/>
      </w:tcPr>
    </w:tblStylePr>
    <w:tblStylePr w:type="firstCol">
      <w:rPr>
        <w:color w:val="F2F2F2"/>
        <w:sz w:val="22"/>
      </w:rPr>
      <w:tblPr/>
      <w:tcPr>
        <w:shd w:val="clear" w:color="F79646" w:fill="F79646" w:themeFill="accent6"/>
      </w:tcPr>
    </w:tblStylePr>
    <w:tblStylePr w:type="lastCol">
      <w:rPr>
        <w:color w:val="F2F2F2"/>
        <w:sz w:val="22"/>
      </w:rPr>
      <w:tblPr/>
      <w:tcPr>
        <w:shd w:val="clear" w:color="F79646" w:fill="F79646" w:themeFill="accent6"/>
      </w:tcPr>
    </w:tblStylePr>
    <w:tblStylePr w:type="band1Vert">
      <w:rPr>
        <w:color w:val="404040"/>
        <w:sz w:val="22"/>
      </w:rPr>
      <w:tblPr/>
    </w:tblStylePr>
    <w:tblStylePr w:type="band2Vert">
      <w:rPr>
        <w:color w:val="404040"/>
        <w:sz w:val="22"/>
      </w:rPr>
      <w:tblPr/>
      <w:tcPr>
        <w:shd w:val="clear" w:color="FDE9D8" w:fill="FDE9D8" w:themeFill="accent6" w:themeFillTint="34"/>
      </w:tcPr>
    </w:tblStylePr>
    <w:tblStylePr w:type="band1Horz">
      <w:rPr>
        <w:color w:val="404040"/>
        <w:sz w:val="22"/>
      </w:rPr>
      <w:tblPr/>
    </w:tblStylePr>
    <w:tblStylePr w:type="band2Horz">
      <w:rPr>
        <w:color w:val="404040"/>
        <w:sz w:val="22"/>
      </w:rPr>
      <w:tblPr/>
      <w:tcPr>
        <w:shd w:val="clear" w:color="FDE9D8" w:fill="FDE9D8" w:themeFill="accent6" w:themeFillTint="34"/>
      </w:tcPr>
    </w:tblStylePr>
  </w:style>
  <w:style w:type="table" w:customStyle="1" w:styleId="BorderedLined-Accent">
    <w:name w:val="Bordered &amp; Lined - Accent"/>
    <w:basedOn w:val="Tabelanormal"/>
    <w:uiPriority w:val="99"/>
    <w:rPr>
      <w:color w:val="404040"/>
      <w:sz w:val="20"/>
      <w:szCs w:val="20"/>
    </w:rPr>
    <w:tblPr>
      <w:tblStyleRowBandSize w:val="1"/>
      <w:tblStyleColBandSize w:val="1"/>
      <w:tblBorders>
        <w:top w:val="single" w:color="595959" w:themeColor="text1" w:themeTint="a6" w:sz="4" w:space="0"/>
        <w:left w:val="single" w:color="595959" w:themeColor="text1" w:themeTint="a6" w:sz="4" w:space="0"/>
        <w:bottom w:val="single" w:color="595959" w:themeColor="text1" w:themeTint="a6" w:sz="4" w:space="0"/>
        <w:right w:val="single" w:color="595959" w:themeColor="text1" w:themeTint="a6" w:sz="4" w:space="0"/>
        <w:insideH w:val="single" w:color="595959" w:themeColor="text1" w:themeTint="a6" w:sz="4" w:space="0"/>
        <w:insideV w:val="single" w:color="595959" w:themeColor="text1" w:themeTint="a6" w:sz="4" w:space="0"/>
      </w:tblBorders>
    </w:tblPr>
    <w:tblStylePr w:type="firstRow">
      <w:rPr>
        <w:color w:val="F2F2F2"/>
        <w:sz w:val="22"/>
      </w:rPr>
      <w:tblPr/>
      <w:tcPr>
        <w:shd w:val="clear" w:color="7F7F7F" w:fill="7F7F7F" w:themeFill="text1" w:themeFillTint="80"/>
      </w:tcPr>
    </w:tblStylePr>
    <w:tblStylePr w:type="lastRow">
      <w:rPr>
        <w:color w:val="F2F2F2"/>
        <w:sz w:val="22"/>
      </w:rPr>
      <w:tblPr/>
      <w:tcPr>
        <w:shd w:val="clear" w:color="7F7F7F" w:fill="7F7F7F" w:themeFill="text1" w:themeFillTint="80"/>
      </w:tcPr>
    </w:tblStylePr>
    <w:tblStylePr w:type="firstCol">
      <w:rPr>
        <w:color w:val="F2F2F2"/>
        <w:sz w:val="22"/>
      </w:rPr>
      <w:tblPr/>
      <w:tcPr>
        <w:shd w:val="clear" w:color="7F7F7F" w:fill="7F7F7F" w:themeFill="text1" w:themeFillTint="80"/>
      </w:tcPr>
    </w:tblStylePr>
    <w:tblStylePr w:type="lastCol">
      <w:rPr>
        <w:color w:val="F2F2F2"/>
        <w:sz w:val="22"/>
      </w:rPr>
      <w:tblPr/>
      <w:tcPr>
        <w:shd w:val="clear" w:color="7F7F7F" w:fill="7F7F7F" w:themeFill="text1" w:themeFillTint="80"/>
      </w:tcPr>
    </w:tblStylePr>
    <w:tblStylePr w:type="band1Vert">
      <w:rPr>
        <w:color w:val="404040"/>
        <w:sz w:val="22"/>
      </w:rPr>
      <w:tblPr/>
    </w:tblStylePr>
    <w:tblStylePr w:type="band2Vert">
      <w:rPr>
        <w:color w:val="404040"/>
        <w:sz w:val="22"/>
      </w:rPr>
      <w:tblPr/>
      <w:tcPr>
        <w:shd w:val="clear" w:color="F2F2F2" w:fill="F2F2F2" w:themeFill="text1" w:themeFillTint="d"/>
      </w:tcPr>
    </w:tblStylePr>
    <w:tblStylePr w:type="band1Horz">
      <w:rPr>
        <w:color w:val="404040"/>
        <w:sz w:val="22"/>
      </w:rPr>
      <w:tblPr/>
    </w:tblStylePr>
    <w:tblStylePr w:type="band2Horz">
      <w:rPr>
        <w:color w:val="404040"/>
        <w:sz w:val="22"/>
      </w:rPr>
      <w:tblPr/>
      <w:tcPr>
        <w:shd w:val="clear" w:color="F2F2F2" w:fill="F2F2F2" w:themeFill="text1" w:themeFillTint="d"/>
      </w:tcPr>
    </w:tblStylePr>
  </w:style>
  <w:style w:type="table" w:customStyle="1" w:styleId="BorderedLined-Accent1">
    <w:name w:val="Bordered &amp; Lined - Accent 1"/>
    <w:basedOn w:val="Tabelanormal"/>
    <w:uiPriority w:val="99"/>
    <w:rPr>
      <w:color w:val="404040"/>
      <w:sz w:val="20"/>
      <w:szCs w:val="20"/>
    </w:rPr>
    <w:tblPr>
      <w:tblStyleRowBandSize w:val="1"/>
      <w:tblStyleColBandSize w:val="1"/>
      <w:tblBorders>
        <w:top w:val="single" w:color="2A4A71" w:themeColor="accent1" w:sz="4" w:space="0"/>
        <w:left w:val="single" w:color="2A4A71" w:themeColor="accent1" w:sz="4" w:space="0"/>
        <w:bottom w:val="single" w:color="2A4A71" w:themeColor="accent1" w:sz="4" w:space="0"/>
        <w:right w:val="single" w:color="2A4A71" w:themeColor="accent1" w:sz="4" w:space="0"/>
        <w:insideH w:val="single" w:color="2A4A71" w:themeColor="accent1" w:sz="4" w:space="0"/>
        <w:insideV w:val="single" w:color="2A4A71" w:themeColor="accent1" w:sz="4" w:space="0"/>
      </w:tblBorders>
    </w:tblPr>
    <w:tblStylePr w:type="firstRow">
      <w:rPr>
        <w:color w:val="F2F2F2"/>
        <w:sz w:val="22"/>
      </w:rPr>
      <w:tblPr/>
      <w:tcPr>
        <w:shd w:val="clear" w:color="5D8AC2" w:fill="5D8AC2" w:themeFill="accent1" w:themeFillTint="ea"/>
      </w:tcPr>
    </w:tblStylePr>
    <w:tblStylePr w:type="lastRow">
      <w:rPr>
        <w:color w:val="F2F2F2"/>
        <w:sz w:val="22"/>
      </w:rPr>
      <w:tblPr/>
      <w:tcPr>
        <w:shd w:val="clear" w:color="5D8AC2" w:fill="5D8AC2" w:themeFill="accent1" w:themeFillTint="ea"/>
      </w:tcPr>
    </w:tblStylePr>
    <w:tblStylePr w:type="firstCol">
      <w:rPr>
        <w:color w:val="F2F2F2"/>
        <w:sz w:val="22"/>
      </w:rPr>
      <w:tblPr/>
      <w:tcPr>
        <w:shd w:val="clear" w:color="5D8AC2" w:fill="5D8AC2" w:themeFill="accent1" w:themeFillTint="ea"/>
      </w:tcPr>
    </w:tblStylePr>
    <w:tblStylePr w:type="lastCol">
      <w:rPr>
        <w:color w:val="F2F2F2"/>
        <w:sz w:val="22"/>
      </w:rPr>
      <w:tblPr/>
      <w:tcPr>
        <w:shd w:val="clear" w:color="5D8AC2" w:fill="5D8AC2" w:themeFill="accent1" w:themeFillTint="ea"/>
      </w:tcPr>
    </w:tblStylePr>
    <w:tblStylePr w:type="band1Vert">
      <w:rPr>
        <w:color w:val="404040"/>
        <w:sz w:val="22"/>
      </w:rPr>
      <w:tblPr/>
    </w:tblStylePr>
    <w:tblStylePr w:type="band2Vert">
      <w:rPr>
        <w:color w:val="404040"/>
        <w:sz w:val="22"/>
      </w:rPr>
      <w:tblPr/>
      <w:tcPr>
        <w:shd w:val="clear" w:color="C7D7EA" w:fill="C7D7EA" w:themeFill="accent1" w:themeFillTint="50"/>
      </w:tcPr>
    </w:tblStylePr>
    <w:tblStylePr w:type="band1Horz">
      <w:rPr>
        <w:color w:val="404040"/>
        <w:sz w:val="22"/>
      </w:rPr>
      <w:tblPr/>
    </w:tblStylePr>
    <w:tblStylePr w:type="band2Horz">
      <w:rPr>
        <w:color w:val="404040"/>
        <w:sz w:val="22"/>
      </w:rPr>
      <w:tblPr/>
      <w:tcPr>
        <w:shd w:val="clear" w:color="C7D7EA" w:fill="C7D7EA" w:themeFill="accent1" w:themeFillTint="50"/>
      </w:tcPr>
    </w:tblStylePr>
  </w:style>
  <w:style w:type="table" w:customStyle="1" w:styleId="BorderedLined-Accent2">
    <w:name w:val="Bordered &amp; Lined - Accent 2"/>
    <w:basedOn w:val="Tabelanormal"/>
    <w:uiPriority w:val="99"/>
    <w:rPr>
      <w:color w:val="404040"/>
      <w:sz w:val="20"/>
      <w:szCs w:val="20"/>
    </w:rPr>
    <w:tblPr>
      <w:tblStyleRowBandSize w:val="1"/>
      <w:tblStyleColBandSize w:val="1"/>
      <w:tblBorders>
        <w:top w:val="single" w:color="732A29" w:themeColor="accent2" w:sz="4" w:space="0"/>
        <w:left w:val="single" w:color="732A29" w:themeColor="accent2" w:sz="4" w:space="0"/>
        <w:bottom w:val="single" w:color="732A29" w:themeColor="accent2" w:sz="4" w:space="0"/>
        <w:right w:val="single" w:color="732A29" w:themeColor="accent2" w:sz="4" w:space="0"/>
        <w:insideH w:val="single" w:color="732A29" w:themeColor="accent2" w:sz="4" w:space="0"/>
        <w:insideV w:val="single" w:color="732A29" w:themeColor="accent2" w:sz="4" w:space="0"/>
      </w:tblBorders>
    </w:tblPr>
    <w:tblStylePr w:type="firstRow">
      <w:rPr>
        <w:color w:val="F2F2F2"/>
        <w:sz w:val="22"/>
      </w:rPr>
      <w:tblPr/>
      <w:tcPr>
        <w:shd w:val="clear" w:color="D99695" w:fill="D99695" w:themeFill="accent2" w:themeFillTint="97"/>
      </w:tcPr>
    </w:tblStylePr>
    <w:tblStylePr w:type="lastRow">
      <w:rPr>
        <w:color w:val="F2F2F2"/>
        <w:sz w:val="22"/>
      </w:rPr>
      <w:tblPr/>
      <w:tcPr>
        <w:shd w:val="clear" w:color="D99695" w:fill="D99695" w:themeFill="accent2" w:themeFillTint="97"/>
      </w:tcPr>
    </w:tblStylePr>
    <w:tblStylePr w:type="firstCol">
      <w:rPr>
        <w:color w:val="F2F2F2"/>
        <w:sz w:val="22"/>
      </w:rPr>
      <w:tblPr/>
      <w:tcPr>
        <w:shd w:val="clear" w:color="D99695" w:fill="D99695" w:themeFill="accent2" w:themeFillTint="97"/>
      </w:tcPr>
    </w:tblStylePr>
    <w:tblStylePr w:type="lastCol">
      <w:rPr>
        <w:color w:val="F2F2F2"/>
        <w:sz w:val="22"/>
      </w:rPr>
      <w:tblPr/>
      <w:tcPr>
        <w:shd w:val="clear" w:color="D99695" w:fill="D99695" w:themeFill="accent2" w:themeFillTint="97"/>
      </w:tcPr>
    </w:tblStylePr>
    <w:tblStylePr w:type="band1Vert">
      <w:rPr>
        <w:color w:val="404040"/>
        <w:sz w:val="22"/>
      </w:rPr>
      <w:tblPr/>
    </w:tblStylePr>
    <w:tblStylePr w:type="band2Vert">
      <w:rPr>
        <w:color w:val="404040"/>
        <w:sz w:val="22"/>
      </w:rPr>
      <w:tblPr/>
      <w:tcPr>
        <w:shd w:val="clear" w:color="F2DCDC" w:fill="F2DCDC" w:themeFill="accent2" w:themeFillTint="32"/>
      </w:tcPr>
    </w:tblStylePr>
    <w:tblStylePr w:type="band1Horz">
      <w:rPr>
        <w:color w:val="404040"/>
        <w:sz w:val="22"/>
      </w:rPr>
      <w:tblPr/>
    </w:tblStylePr>
    <w:tblStylePr w:type="band2Horz">
      <w:rPr>
        <w:color w:val="404040"/>
        <w:sz w:val="22"/>
      </w:rPr>
      <w:tblPr/>
      <w:tcPr>
        <w:shd w:val="clear" w:color="F2DCDC" w:fill="F2DCDC" w:themeFill="accent2" w:themeFillTint="32"/>
      </w:tcPr>
    </w:tblStylePr>
  </w:style>
  <w:style w:type="table" w:customStyle="1" w:styleId="BorderedLined-Accent3">
    <w:name w:val="Bordered &amp; Lined - Accent 3"/>
    <w:basedOn w:val="Tabelanormal"/>
    <w:uiPriority w:val="99"/>
    <w:rPr>
      <w:color w:val="404040"/>
      <w:sz w:val="20"/>
      <w:szCs w:val="20"/>
    </w:rPr>
    <w:tblPr>
      <w:tblStyleRowBandSize w:val="1"/>
      <w:tblStyleColBandSize w:val="1"/>
      <w:tblBorders>
        <w:top w:val="single" w:color="5B722E" w:themeColor="accent3" w:sz="4" w:space="0"/>
        <w:left w:val="single" w:color="5B722E" w:themeColor="accent3" w:sz="4" w:space="0"/>
        <w:bottom w:val="single" w:color="5B722E" w:themeColor="accent3" w:sz="4" w:space="0"/>
        <w:right w:val="single" w:color="5B722E" w:themeColor="accent3" w:sz="4" w:space="0"/>
        <w:insideH w:val="single" w:color="5B722E" w:themeColor="accent3" w:sz="4" w:space="0"/>
        <w:insideV w:val="single" w:color="5B722E" w:themeColor="accent3" w:sz="4" w:space="0"/>
      </w:tblBorders>
    </w:tblPr>
    <w:tblStylePr w:type="firstRow">
      <w:rPr>
        <w:color w:val="F2F2F2"/>
        <w:sz w:val="22"/>
      </w:rPr>
      <w:tblPr/>
      <w:tcPr>
        <w:shd w:val="clear" w:color="9ABB59" w:fill="9ABB59" w:themeFill="accent3" w:themeFillTint="fe"/>
      </w:tcPr>
    </w:tblStylePr>
    <w:tblStylePr w:type="lastRow">
      <w:rPr>
        <w:color w:val="F2F2F2"/>
        <w:sz w:val="22"/>
      </w:rPr>
      <w:tblPr/>
      <w:tcPr>
        <w:shd w:val="clear" w:color="9ABB59" w:fill="9ABB59" w:themeFill="accent3" w:themeFillTint="fe"/>
      </w:tcPr>
    </w:tblStylePr>
    <w:tblStylePr w:type="firstCol">
      <w:rPr>
        <w:color w:val="F2F2F2"/>
        <w:sz w:val="22"/>
      </w:rPr>
      <w:tblPr/>
      <w:tcPr>
        <w:shd w:val="clear" w:color="9ABB59" w:fill="9ABB59" w:themeFill="accent3" w:themeFillTint="fe"/>
      </w:tcPr>
    </w:tblStylePr>
    <w:tblStylePr w:type="lastCol">
      <w:rPr>
        <w:color w:val="F2F2F2"/>
        <w:sz w:val="22"/>
      </w:rPr>
      <w:tblPr/>
      <w:tcPr>
        <w:shd w:val="clear" w:color="9ABB59" w:fill="9ABB59" w:themeFill="accent3" w:themeFillTint="fe"/>
      </w:tcPr>
    </w:tblStylePr>
    <w:tblStylePr w:type="band1Vert">
      <w:rPr>
        <w:color w:val="404040"/>
        <w:sz w:val="22"/>
      </w:rPr>
      <w:tblPr/>
    </w:tblStylePr>
    <w:tblStylePr w:type="band2Vert">
      <w:rPr>
        <w:color w:val="404040"/>
        <w:sz w:val="22"/>
      </w:rPr>
      <w:tblPr/>
      <w:tcPr>
        <w:shd w:val="clear" w:color="EAF1DC" w:fill="EAF1DC" w:themeFill="accent3" w:themeFillTint="34"/>
      </w:tcPr>
    </w:tblStylePr>
    <w:tblStylePr w:type="band1Horz">
      <w:rPr>
        <w:color w:val="404040"/>
        <w:sz w:val="22"/>
      </w:rPr>
      <w:tblPr/>
    </w:tblStylePr>
    <w:tblStylePr w:type="band2Horz">
      <w:rPr>
        <w:color w:val="404040"/>
        <w:sz w:val="22"/>
      </w:rPr>
      <w:tblPr/>
      <w:tcPr>
        <w:shd w:val="clear" w:color="EAF1DC" w:fill="EAF1DC" w:themeFill="accent3" w:themeFillTint="34"/>
      </w:tcPr>
    </w:tblStylePr>
  </w:style>
  <w:style w:type="table" w:customStyle="1" w:styleId="BorderedLined-Accent4">
    <w:name w:val="Bordered &amp; Lined - Accent 4"/>
    <w:basedOn w:val="Tabelanormal"/>
    <w:uiPriority w:val="99"/>
    <w:rPr>
      <w:color w:val="404040"/>
      <w:sz w:val="20"/>
      <w:szCs w:val="20"/>
    </w:rPr>
    <w:tblPr>
      <w:tblStyleRowBandSize w:val="1"/>
      <w:tblStyleColBandSize w:val="1"/>
      <w:tblBorders>
        <w:top w:val="single" w:color="4A395F" w:themeColor="accent4" w:sz="4" w:space="0"/>
        <w:left w:val="single" w:color="4A395F" w:themeColor="accent4" w:sz="4" w:space="0"/>
        <w:bottom w:val="single" w:color="4A395F" w:themeColor="accent4" w:sz="4" w:space="0"/>
        <w:right w:val="single" w:color="4A395F" w:themeColor="accent4" w:sz="4" w:space="0"/>
        <w:insideH w:val="single" w:color="4A395F" w:themeColor="accent4" w:sz="4" w:space="0"/>
        <w:insideV w:val="single" w:color="4A395F" w:themeColor="accent4" w:sz="4" w:space="0"/>
      </w:tblBorders>
    </w:tblPr>
    <w:tblStylePr w:type="firstRow">
      <w:rPr>
        <w:color w:val="F2F2F2"/>
        <w:sz w:val="22"/>
      </w:rPr>
      <w:tblPr/>
      <w:tcPr>
        <w:shd w:val="clear" w:color="B2A1C6" w:fill="B2A1C6" w:themeFill="accent4" w:themeFillTint="9a"/>
      </w:tcPr>
    </w:tblStylePr>
    <w:tblStylePr w:type="lastRow">
      <w:rPr>
        <w:color w:val="F2F2F2"/>
        <w:sz w:val="22"/>
      </w:rPr>
      <w:tblPr/>
      <w:tcPr>
        <w:shd w:val="clear" w:color="B2A1C6" w:fill="B2A1C6" w:themeFill="accent4" w:themeFillTint="9a"/>
      </w:tcPr>
    </w:tblStylePr>
    <w:tblStylePr w:type="firstCol">
      <w:rPr>
        <w:color w:val="F2F2F2"/>
        <w:sz w:val="22"/>
      </w:rPr>
      <w:tblPr/>
      <w:tcPr>
        <w:shd w:val="clear" w:color="B2A1C6" w:fill="B2A1C6" w:themeFill="accent4" w:themeFillTint="9a"/>
      </w:tcPr>
    </w:tblStylePr>
    <w:tblStylePr w:type="lastCol">
      <w:rPr>
        <w:color w:val="F2F2F2"/>
        <w:sz w:val="22"/>
      </w:rPr>
      <w:tblPr/>
      <w:tcPr>
        <w:shd w:val="clear" w:color="B2A1C6" w:fill="B2A1C6" w:themeFill="accent4" w:themeFillTint="9a"/>
      </w:tcPr>
    </w:tblStylePr>
    <w:tblStylePr w:type="band1Vert">
      <w:rPr>
        <w:color w:val="404040"/>
        <w:sz w:val="22"/>
      </w:rPr>
      <w:tblPr/>
    </w:tblStylePr>
    <w:tblStylePr w:type="band2Vert">
      <w:rPr>
        <w:color w:val="404040"/>
        <w:sz w:val="22"/>
      </w:rPr>
      <w:tblPr/>
      <w:tcPr>
        <w:shd w:val="clear" w:color="E5DFEC" w:fill="E5DFEC" w:themeFill="accent4" w:themeFillTint="34"/>
      </w:tcPr>
    </w:tblStylePr>
    <w:tblStylePr w:type="band1Horz">
      <w:rPr>
        <w:color w:val="404040"/>
        <w:sz w:val="22"/>
      </w:rPr>
      <w:tblPr/>
    </w:tblStylePr>
    <w:tblStylePr w:type="band2Horz">
      <w:rPr>
        <w:color w:val="404040"/>
        <w:sz w:val="22"/>
      </w:rPr>
      <w:tblPr/>
      <w:tcPr>
        <w:shd w:val="clear" w:color="E5DFEC" w:fill="E5DFEC" w:themeFill="accent4" w:themeFillTint="34"/>
      </w:tcPr>
    </w:tblStylePr>
  </w:style>
  <w:style w:type="table" w:customStyle="1" w:styleId="BorderedLined-Accent5">
    <w:name w:val="Bordered &amp; Lined - Accent 5"/>
    <w:basedOn w:val="Tabelanormal"/>
    <w:uiPriority w:val="99"/>
    <w:rPr>
      <w:color w:val="404040"/>
      <w:sz w:val="20"/>
      <w:szCs w:val="20"/>
    </w:rPr>
    <w:tblPr>
      <w:tblStyleRowBandSize w:val="1"/>
      <w:tblStyleColBandSize w:val="1"/>
      <w:tblBorders>
        <w:top w:val="single" w:color="266779" w:themeColor="accent5" w:sz="4" w:space="0"/>
        <w:left w:val="single" w:color="266779" w:themeColor="accent5" w:sz="4" w:space="0"/>
        <w:bottom w:val="single" w:color="266779" w:themeColor="accent5" w:sz="4" w:space="0"/>
        <w:right w:val="single" w:color="266779" w:themeColor="accent5" w:sz="4" w:space="0"/>
        <w:insideH w:val="single" w:color="266779" w:themeColor="accent5" w:sz="4" w:space="0"/>
        <w:insideV w:val="single" w:color="266779" w:themeColor="accent5" w:sz="4" w:space="0"/>
      </w:tblBorders>
    </w:tblPr>
    <w:tblStylePr w:type="firstRow">
      <w:rPr>
        <w:color w:val="F2F2F2"/>
        <w:sz w:val="22"/>
      </w:rPr>
      <w:tblPr/>
      <w:tcPr>
        <w:shd w:val="clear" w:color="4BACC6" w:fill="4BACC6" w:themeFill="accent5"/>
      </w:tcPr>
    </w:tblStylePr>
    <w:tblStylePr w:type="lastRow">
      <w:rPr>
        <w:color w:val="F2F2F2"/>
        <w:sz w:val="22"/>
      </w:rPr>
      <w:tblPr/>
      <w:tcPr>
        <w:shd w:val="clear" w:color="4BACC6" w:fill="4BACC6" w:themeFill="accent5"/>
      </w:tcPr>
    </w:tblStylePr>
    <w:tblStylePr w:type="firstCol">
      <w:rPr>
        <w:color w:val="F2F2F2"/>
        <w:sz w:val="22"/>
      </w:rPr>
      <w:tblPr/>
      <w:tcPr>
        <w:shd w:val="clear" w:color="4BACC6" w:fill="4BACC6" w:themeFill="accent5"/>
      </w:tcPr>
    </w:tblStylePr>
    <w:tblStylePr w:type="lastCol">
      <w:rPr>
        <w:color w:val="F2F2F2"/>
        <w:sz w:val="22"/>
      </w:rPr>
      <w:tblPr/>
      <w:tcPr>
        <w:shd w:val="clear" w:color="4BACC6" w:fill="4BACC6" w:themeFill="accent5"/>
      </w:tcPr>
    </w:tblStylePr>
    <w:tblStylePr w:type="band1Vert">
      <w:rPr>
        <w:color w:val="404040"/>
        <w:sz w:val="22"/>
      </w:rPr>
      <w:tblPr/>
    </w:tblStylePr>
    <w:tblStylePr w:type="band2Vert">
      <w:rPr>
        <w:color w:val="404040"/>
        <w:sz w:val="22"/>
      </w:rPr>
      <w:tblPr/>
      <w:tcPr>
        <w:shd w:val="clear" w:color="DAEEF3" w:fill="DAEEF3" w:themeFill="accent5" w:themeFillTint="34"/>
      </w:tcPr>
    </w:tblStylePr>
    <w:tblStylePr w:type="band1Horz">
      <w:rPr>
        <w:color w:val="404040"/>
        <w:sz w:val="22"/>
      </w:rPr>
      <w:tblPr/>
    </w:tblStylePr>
    <w:tblStylePr w:type="band2Horz">
      <w:rPr>
        <w:color w:val="404040"/>
        <w:sz w:val="22"/>
      </w:rPr>
      <w:tblPr/>
      <w:tcPr>
        <w:shd w:val="clear" w:color="DAEEF3" w:fill="DAEEF3" w:themeFill="accent5" w:themeFillTint="34"/>
      </w:tcPr>
    </w:tblStylePr>
  </w:style>
  <w:style w:type="table" w:customStyle="1" w:styleId="BorderedLined-Accent6">
    <w:name w:val="Bordered &amp; Lined - Accent 6"/>
    <w:basedOn w:val="Tabelanormal"/>
    <w:uiPriority w:val="99"/>
    <w:rPr>
      <w:color w:val="404040"/>
      <w:sz w:val="20"/>
      <w:szCs w:val="20"/>
    </w:rPr>
    <w:tblPr>
      <w:tblStyleRowBandSize w:val="1"/>
      <w:tblStyleColBandSize w:val="1"/>
      <w:tblBorders>
        <w:top w:val="single" w:color="B15407" w:themeColor="accent6" w:sz="4" w:space="0"/>
        <w:left w:val="single" w:color="B15407" w:themeColor="accent6" w:sz="4" w:space="0"/>
        <w:bottom w:val="single" w:color="B15407" w:themeColor="accent6" w:sz="4" w:space="0"/>
        <w:right w:val="single" w:color="B15407" w:themeColor="accent6" w:sz="4" w:space="0"/>
        <w:insideH w:val="single" w:color="B15407" w:themeColor="accent6" w:sz="4" w:space="0"/>
        <w:insideV w:val="single" w:color="B15407" w:themeColor="accent6" w:sz="4" w:space="0"/>
      </w:tblBorders>
    </w:tblPr>
    <w:tblStylePr w:type="firstRow">
      <w:rPr>
        <w:color w:val="F2F2F2"/>
        <w:sz w:val="22"/>
      </w:rPr>
      <w:tblPr/>
      <w:tcPr>
        <w:shd w:val="clear" w:color="F79646" w:fill="F79646" w:themeFill="accent6"/>
      </w:tcPr>
    </w:tblStylePr>
    <w:tblStylePr w:type="lastRow">
      <w:rPr>
        <w:color w:val="F2F2F2"/>
        <w:sz w:val="22"/>
      </w:rPr>
      <w:tblPr/>
      <w:tcPr>
        <w:shd w:val="clear" w:color="F79646" w:fill="F79646" w:themeFill="accent6"/>
      </w:tcPr>
    </w:tblStylePr>
    <w:tblStylePr w:type="firstCol">
      <w:rPr>
        <w:color w:val="F2F2F2"/>
        <w:sz w:val="22"/>
      </w:rPr>
      <w:tblPr/>
      <w:tcPr>
        <w:shd w:val="clear" w:color="F79646" w:fill="F79646" w:themeFill="accent6"/>
      </w:tcPr>
    </w:tblStylePr>
    <w:tblStylePr w:type="lastCol">
      <w:rPr>
        <w:color w:val="F2F2F2"/>
        <w:sz w:val="22"/>
      </w:rPr>
      <w:tblPr/>
      <w:tcPr>
        <w:shd w:val="clear" w:color="F79646" w:fill="F79646" w:themeFill="accent6"/>
      </w:tcPr>
    </w:tblStylePr>
    <w:tblStylePr w:type="band1Vert">
      <w:rPr>
        <w:color w:val="404040"/>
        <w:sz w:val="22"/>
      </w:rPr>
      <w:tblPr/>
    </w:tblStylePr>
    <w:tblStylePr w:type="band2Vert">
      <w:rPr>
        <w:color w:val="404040"/>
        <w:sz w:val="22"/>
      </w:rPr>
      <w:tblPr/>
      <w:tcPr>
        <w:shd w:val="clear" w:color="FDE9D8" w:fill="FDE9D8" w:themeFill="accent6" w:themeFillTint="34"/>
      </w:tcPr>
    </w:tblStylePr>
    <w:tblStylePr w:type="band1Horz">
      <w:rPr>
        <w:color w:val="404040"/>
        <w:sz w:val="22"/>
      </w:rPr>
      <w:tblPr/>
    </w:tblStylePr>
    <w:tblStylePr w:type="band2Horz">
      <w:rPr>
        <w:color w:val="404040"/>
        <w:sz w:val="22"/>
      </w:rPr>
      <w:tblPr/>
      <w:tcPr>
        <w:shd w:val="clear" w:color="FDE9D8" w:fill="FDE9D8" w:themeFill="accent6" w:themeFillTint="34"/>
      </w:tcPr>
    </w:tblStylePr>
  </w:style>
  <w:style w:type="table" w:customStyle="1" w:styleId="Bordered">
    <w:name w:val="Bordered"/>
    <w:basedOn w:val="Tabelanormal"/>
    <w:uiPriority w:val="99"/>
    <w:tblPr>
      <w:tblStyleRowBandSize w:val="1"/>
      <w:tblStyleColBandSize w:val="1"/>
      <w:tblBorders>
        <w:top w:val="single" w:color="D9D9D9" w:themeColor="text1" w:themeTint="26" w:sz="4" w:space="0"/>
        <w:left w:val="single" w:color="D9D9D9" w:themeColor="text1" w:themeTint="26" w:sz="4" w:space="0"/>
        <w:bottom w:val="single" w:color="D9D9D9" w:themeColor="text1" w:themeTint="26" w:sz="4" w:space="0"/>
        <w:right w:val="single" w:color="D9D9D9" w:themeColor="text1" w:themeTint="26" w:sz="4" w:space="0"/>
        <w:insideH w:val="single" w:color="D9D9D9" w:themeColor="text1" w:themeTint="26" w:sz="4" w:space="0"/>
        <w:insideV w:val="single" w:color="D9D9D9" w:themeColor="text1" w:themeTint="26" w:sz="4" w:space="0"/>
      </w:tblBorders>
    </w:tblPr>
    <w:tblStylePr w:type="firstRow">
      <w:rPr>
        <w:color w:val="404040"/>
        <w:sz w:val="22"/>
      </w:rPr>
      <w:tblPr/>
      <w:tcPr>
        <w:tcBorders>
          <w:bottom w:val="single" w:color="7F7F7F" w:themeColor="text1" w:sz="12" w:space="0"/>
        </w:tcBorders>
      </w:tcPr>
    </w:tblStylePr>
    <w:tblStylePr w:type="lastRow">
      <w:rPr>
        <w:color w:val="404040"/>
        <w:sz w:val="22"/>
      </w:rPr>
      <w:tblPr/>
      <w:tcPr>
        <w:tcBorders>
          <w:top w:val="single" w:color="7F7F7F" w:themeColor="text1" w:sz="12" w:space="0"/>
        </w:tcBorders>
      </w:tcPr>
    </w:tblStylePr>
    <w:tblStylePr w:type="firstCol">
      <w:rPr>
        <w:color w:val="404040"/>
        <w:sz w:val="22"/>
      </w:rPr>
      <w:tblPr/>
    </w:tblStylePr>
    <w:tblStylePr w:type="lastCol">
      <w:rPr>
        <w:color w:val="404040"/>
        <w:sz w:val="22"/>
      </w:rPr>
      <w:tblPr/>
      <w:tcPr>
        <w:tcBorders>
          <w:left w:val="single" w:color="7F7F7F" w:themeColor="text1" w:sz="12" w:space="0"/>
        </w:tcBorders>
      </w:tcPr>
    </w:tblStylePr>
    <w:tblStylePr w:type="band1Horz">
      <w:rPr>
        <w:color w:val="404040"/>
        <w:sz w:val="22"/>
      </w:rPr>
      <w:tblPr/>
      <w:tcPr>
        <w:tcBorders>
          <w:top w:val="single" w:color="D9D9D9" w:themeColor="text1" w:sz="4" w:space="0"/>
          <w:left w:val="single" w:color="D9D9D9" w:themeColor="text1" w:sz="4" w:space="0"/>
          <w:bottom w:val="single" w:color="D9D9D9" w:themeColor="text1" w:sz="4" w:space="0"/>
          <w:right w:val="single" w:color="D9D9D9" w:themeColor="text1" w:sz="4" w:space="0"/>
        </w:tcBorders>
      </w:tcPr>
    </w:tblStylePr>
  </w:style>
  <w:style w:type="table" w:customStyle="1" w:styleId="Bordered-Accent1">
    <w:name w:val="Bordered - Accent 1"/>
    <w:basedOn w:val="Tabelanormal"/>
    <w:uiPriority w:val="99"/>
    <w:tblPr>
      <w:tblStyleRowBandSize w:val="1"/>
      <w:tblStyleColBandSize w:val="1"/>
      <w:tblBorders>
        <w:top w:val="single" w:color="B7CBE4" w:themeColor="accent1" w:themeTint="67" w:sz="4" w:space="0"/>
        <w:left w:val="single" w:color="B7CBE4" w:themeColor="accent1" w:themeTint="67" w:sz="4" w:space="0"/>
        <w:bottom w:val="single" w:color="B7CBE4" w:themeColor="accent1" w:themeTint="67" w:sz="4" w:space="0"/>
        <w:right w:val="single" w:color="B7CBE4" w:themeColor="accent1" w:themeTint="67" w:sz="4" w:space="0"/>
        <w:insideH w:val="single" w:color="B7CBE4" w:themeColor="accent1" w:themeTint="67" w:sz="4" w:space="0"/>
        <w:insideV w:val="single" w:color="B7CBE4" w:themeColor="accent1" w:themeTint="67" w:sz="4" w:space="0"/>
      </w:tblBorders>
    </w:tblPr>
    <w:tblStylePr w:type="firstRow">
      <w:rPr>
        <w:color w:val="404040"/>
        <w:sz w:val="22"/>
      </w:rPr>
      <w:tblPr/>
      <w:tcPr>
        <w:tcBorders>
          <w:bottom w:val="single" w:color="4F81BD" w:themeColor="accent1" w:sz="12" w:space="0"/>
        </w:tcBorders>
      </w:tcPr>
    </w:tblStylePr>
    <w:tblStylePr w:type="lastRow">
      <w:rPr>
        <w:color w:val="404040"/>
        <w:sz w:val="22"/>
      </w:rPr>
      <w:tblPr/>
      <w:tcPr>
        <w:tcBorders>
          <w:top w:val="single" w:color="4F81BD" w:themeColor="accent1" w:sz="12" w:space="0"/>
        </w:tcBorders>
      </w:tcPr>
    </w:tblStylePr>
    <w:tblStylePr w:type="firstCol">
      <w:rPr>
        <w:color w:val="404040"/>
        <w:sz w:val="22"/>
      </w:rPr>
      <w:tblPr/>
    </w:tblStylePr>
    <w:tblStylePr w:type="lastCol">
      <w:rPr>
        <w:color w:val="404040"/>
        <w:sz w:val="22"/>
      </w:rPr>
      <w:tblPr/>
      <w:tcPr>
        <w:tcBorders>
          <w:left w:val="single" w:color="4F81BD" w:themeColor="accent1" w:sz="12" w:space="0"/>
        </w:tcBorders>
      </w:tcPr>
    </w:tblStylePr>
    <w:tblStylePr w:type="band1Horz">
      <w:rPr>
        <w:color w:val="404040"/>
        <w:sz w:val="22"/>
      </w:rPr>
      <w:tblPr/>
      <w:tcPr>
        <w:tcBorders>
          <w:top w:val="single" w:color="B7CBE4" w:themeColor="accent1" w:sz="4" w:space="0"/>
          <w:left w:val="single" w:color="B7CBE4" w:themeColor="accent1" w:sz="4" w:space="0"/>
          <w:bottom w:val="single" w:color="B7CBE4" w:themeColor="accent1" w:sz="4" w:space="0"/>
          <w:right w:val="single" w:color="B7CBE4" w:themeColor="accent1" w:sz="4" w:space="0"/>
        </w:tcBorders>
      </w:tcPr>
    </w:tblStylePr>
  </w:style>
  <w:style w:type="table" w:customStyle="1" w:styleId="Bordered-Accent2">
    <w:name w:val="Bordered - Accent 2"/>
    <w:basedOn w:val="Tabelanormal"/>
    <w:uiPriority w:val="99"/>
    <w:tblPr>
      <w:tblStyleRowBandSize w:val="1"/>
      <w:tblStyleColBandSize w:val="1"/>
      <w:tblBorders>
        <w:top w:val="single" w:color="E5B7B6" w:themeColor="accent2" w:themeTint="67" w:sz="4" w:space="0"/>
        <w:left w:val="single" w:color="E5B7B6" w:themeColor="accent2" w:themeTint="67" w:sz="4" w:space="0"/>
        <w:bottom w:val="single" w:color="E5B7B6" w:themeColor="accent2" w:themeTint="67" w:sz="4" w:space="0"/>
        <w:right w:val="single" w:color="E5B7B6" w:themeColor="accent2" w:themeTint="67" w:sz="4" w:space="0"/>
        <w:insideH w:val="single" w:color="E5B7B6" w:themeColor="accent2" w:themeTint="67" w:sz="4" w:space="0"/>
        <w:insideV w:val="single" w:color="E5B7B6" w:themeColor="accent2" w:themeTint="67" w:sz="4" w:space="0"/>
      </w:tblBorders>
    </w:tblPr>
    <w:tblStylePr w:type="firstRow">
      <w:rPr>
        <w:color w:val="404040"/>
        <w:sz w:val="22"/>
      </w:rPr>
      <w:tblPr/>
      <w:tcPr>
        <w:tcBorders>
          <w:bottom w:val="single" w:color="D99695" w:themeColor="accent2" w:sz="12" w:space="0"/>
        </w:tcBorders>
      </w:tcPr>
    </w:tblStylePr>
    <w:tblStylePr w:type="lastRow">
      <w:rPr>
        <w:color w:val="404040"/>
        <w:sz w:val="22"/>
      </w:rPr>
      <w:tblPr/>
      <w:tcPr>
        <w:tcBorders>
          <w:top w:val="single" w:color="D99695" w:themeColor="accent2" w:sz="12" w:space="0"/>
        </w:tcBorders>
      </w:tcPr>
    </w:tblStylePr>
    <w:tblStylePr w:type="firstCol">
      <w:rPr>
        <w:color w:val="404040"/>
        <w:sz w:val="22"/>
      </w:rPr>
      <w:tblPr/>
    </w:tblStylePr>
    <w:tblStylePr w:type="lastCol">
      <w:rPr>
        <w:color w:val="404040"/>
        <w:sz w:val="22"/>
      </w:rPr>
      <w:tblPr/>
      <w:tcPr>
        <w:tcBorders>
          <w:left w:val="single" w:color="D99695" w:themeColor="accent2" w:sz="12" w:space="0"/>
        </w:tcBorders>
      </w:tcPr>
    </w:tblStylePr>
    <w:tblStylePr w:type="band1Horz">
      <w:rPr>
        <w:color w:val="404040"/>
        <w:sz w:val="22"/>
      </w:rPr>
      <w:tblPr/>
      <w:tcPr>
        <w:tcBorders>
          <w:top w:val="single" w:color="E5B7B6" w:themeColor="accent2" w:sz="4" w:space="0"/>
          <w:left w:val="single" w:color="E5B7B6" w:themeColor="accent2" w:sz="4" w:space="0"/>
          <w:bottom w:val="single" w:color="E5B7B6" w:themeColor="accent2" w:sz="4" w:space="0"/>
          <w:right w:val="single" w:color="E5B7B6" w:themeColor="accent2" w:sz="4" w:space="0"/>
        </w:tcBorders>
      </w:tcPr>
    </w:tblStylePr>
  </w:style>
  <w:style w:type="table" w:customStyle="1" w:styleId="Bordered-Accent3">
    <w:name w:val="Bordered - Accent 3"/>
    <w:basedOn w:val="Tabelanormal"/>
    <w:uiPriority w:val="99"/>
    <w:tblPr>
      <w:tblStyleRowBandSize w:val="1"/>
      <w:tblStyleColBandSize w:val="1"/>
      <w:tblBorders>
        <w:top w:val="single" w:color="D6E3BB" w:themeColor="accent3" w:themeTint="67" w:sz="4" w:space="0"/>
        <w:left w:val="single" w:color="D6E3BB" w:themeColor="accent3" w:themeTint="67" w:sz="4" w:space="0"/>
        <w:bottom w:val="single" w:color="D6E3BB" w:themeColor="accent3" w:themeTint="67" w:sz="4" w:space="0"/>
        <w:right w:val="single" w:color="D6E3BB" w:themeColor="accent3" w:themeTint="67" w:sz="4" w:space="0"/>
        <w:insideH w:val="single" w:color="D6E3BB" w:themeColor="accent3" w:themeTint="67" w:sz="4" w:space="0"/>
        <w:insideV w:val="single" w:color="D6E3BB" w:themeColor="accent3" w:themeTint="67" w:sz="4" w:space="0"/>
      </w:tblBorders>
    </w:tblPr>
    <w:tblStylePr w:type="firstRow">
      <w:rPr>
        <w:color w:val="404040"/>
        <w:sz w:val="22"/>
      </w:rPr>
      <w:tblPr/>
      <w:tcPr>
        <w:tcBorders>
          <w:bottom w:val="single" w:color="C3D69B" w:themeColor="accent3" w:sz="12" w:space="0"/>
        </w:tcBorders>
      </w:tcPr>
    </w:tblStylePr>
    <w:tblStylePr w:type="lastRow">
      <w:rPr>
        <w:color w:val="404040"/>
        <w:sz w:val="22"/>
      </w:rPr>
      <w:tblPr/>
      <w:tcPr>
        <w:tcBorders>
          <w:top w:val="single" w:color="C3D69B" w:themeColor="accent3" w:sz="12" w:space="0"/>
        </w:tcBorders>
      </w:tcPr>
    </w:tblStylePr>
    <w:tblStylePr w:type="firstCol">
      <w:rPr>
        <w:color w:val="404040"/>
        <w:sz w:val="22"/>
      </w:rPr>
      <w:tblPr/>
    </w:tblStylePr>
    <w:tblStylePr w:type="lastCol">
      <w:rPr>
        <w:color w:val="404040"/>
        <w:sz w:val="22"/>
      </w:rPr>
      <w:tblPr/>
      <w:tcPr>
        <w:tcBorders>
          <w:left w:val="single" w:color="C3D69B" w:themeColor="accent3" w:sz="12" w:space="0"/>
        </w:tcBorders>
      </w:tcPr>
    </w:tblStylePr>
    <w:tblStylePr w:type="band1Horz">
      <w:rPr>
        <w:color w:val="404040"/>
        <w:sz w:val="22"/>
      </w:rPr>
      <w:tblPr/>
      <w:tcPr>
        <w:tcBorders>
          <w:top w:val="single" w:color="D6E3BB" w:themeColor="accent3" w:sz="4" w:space="0"/>
          <w:left w:val="single" w:color="D6E3BB" w:themeColor="accent3" w:sz="4" w:space="0"/>
          <w:bottom w:val="single" w:color="D6E3BB" w:themeColor="accent3" w:sz="4" w:space="0"/>
          <w:right w:val="single" w:color="D6E3BB" w:themeColor="accent3" w:sz="4" w:space="0"/>
        </w:tcBorders>
      </w:tcPr>
    </w:tblStylePr>
  </w:style>
  <w:style w:type="table" w:customStyle="1" w:styleId="Bordered-Accent4">
    <w:name w:val="Bordered - Accent 4"/>
    <w:basedOn w:val="Tabelanormal"/>
    <w:uiPriority w:val="99"/>
    <w:tblPr>
      <w:tblStyleRowBandSize w:val="1"/>
      <w:tblStyleColBandSize w:val="1"/>
      <w:tblBorders>
        <w:top w:val="single" w:color="CBC0D9" w:themeColor="accent4" w:themeTint="67" w:sz="4" w:space="0"/>
        <w:left w:val="single" w:color="CBC0D9" w:themeColor="accent4" w:themeTint="67" w:sz="4" w:space="0"/>
        <w:bottom w:val="single" w:color="CBC0D9" w:themeColor="accent4" w:themeTint="67" w:sz="4" w:space="0"/>
        <w:right w:val="single" w:color="CBC0D9" w:themeColor="accent4" w:themeTint="67" w:sz="4" w:space="0"/>
        <w:insideH w:val="single" w:color="CBC0D9" w:themeColor="accent4" w:themeTint="67" w:sz="4" w:space="0"/>
        <w:insideV w:val="single" w:color="CBC0D9" w:themeColor="accent4" w:themeTint="67" w:sz="4" w:space="0"/>
      </w:tblBorders>
    </w:tblPr>
    <w:tblStylePr w:type="firstRow">
      <w:rPr>
        <w:color w:val="404040"/>
        <w:sz w:val="22"/>
      </w:rPr>
      <w:tblPr/>
      <w:tcPr>
        <w:tcBorders>
          <w:bottom w:val="single" w:color="B2A1C6" w:themeColor="accent4" w:sz="12" w:space="0"/>
        </w:tcBorders>
      </w:tcPr>
    </w:tblStylePr>
    <w:tblStylePr w:type="lastRow">
      <w:rPr>
        <w:color w:val="404040"/>
        <w:sz w:val="22"/>
      </w:rPr>
      <w:tblPr/>
      <w:tcPr>
        <w:tcBorders>
          <w:top w:val="single" w:color="B2A1C6" w:themeColor="accent4" w:sz="12" w:space="0"/>
        </w:tcBorders>
      </w:tcPr>
    </w:tblStylePr>
    <w:tblStylePr w:type="firstCol">
      <w:rPr>
        <w:color w:val="404040"/>
        <w:sz w:val="22"/>
      </w:rPr>
      <w:tblPr/>
    </w:tblStylePr>
    <w:tblStylePr w:type="lastCol">
      <w:rPr>
        <w:color w:val="404040"/>
        <w:sz w:val="22"/>
      </w:rPr>
      <w:tblPr/>
      <w:tcPr>
        <w:tcBorders>
          <w:left w:val="single" w:color="B2A1C6" w:themeColor="accent4" w:sz="12" w:space="0"/>
        </w:tcBorders>
      </w:tcPr>
    </w:tblStylePr>
    <w:tblStylePr w:type="band1Horz">
      <w:rPr>
        <w:color w:val="404040"/>
        <w:sz w:val="22"/>
      </w:rPr>
      <w:tblPr/>
      <w:tcPr>
        <w:tcBorders>
          <w:top w:val="single" w:color="CBC0D9" w:themeColor="accent4" w:sz="4" w:space="0"/>
          <w:left w:val="single" w:color="CBC0D9" w:themeColor="accent4" w:sz="4" w:space="0"/>
          <w:bottom w:val="single" w:color="CBC0D9" w:themeColor="accent4" w:sz="4" w:space="0"/>
          <w:right w:val="single" w:color="CBC0D9" w:themeColor="accent4" w:sz="4" w:space="0"/>
        </w:tcBorders>
      </w:tcPr>
    </w:tblStylePr>
  </w:style>
  <w:style w:type="table" w:customStyle="1" w:styleId="Bordered-Accent5">
    <w:name w:val="Bordered - Accent 5"/>
    <w:basedOn w:val="Tabelanormal"/>
    <w:uiPriority w:val="99"/>
    <w:tblPr>
      <w:tblStyleRowBandSize w:val="1"/>
      <w:tblStyleColBandSize w:val="1"/>
      <w:tblBorders>
        <w:top w:val="single" w:color="B6DDE8" w:themeColor="accent5" w:themeTint="67" w:sz="4" w:space="0"/>
        <w:left w:val="single" w:color="B6DDE8" w:themeColor="accent5" w:themeTint="67" w:sz="4" w:space="0"/>
        <w:bottom w:val="single" w:color="B6DDE8" w:themeColor="accent5" w:themeTint="67" w:sz="4" w:space="0"/>
        <w:right w:val="single" w:color="B6DDE8" w:themeColor="accent5" w:themeTint="67" w:sz="4" w:space="0"/>
        <w:insideH w:val="single" w:color="B6DDE8" w:themeColor="accent5" w:themeTint="67" w:sz="4" w:space="0"/>
        <w:insideV w:val="single" w:color="B6DDE8" w:themeColor="accent5" w:themeTint="67" w:sz="4" w:space="0"/>
      </w:tblBorders>
    </w:tblPr>
    <w:tblStylePr w:type="firstRow">
      <w:rPr>
        <w:color w:val="404040"/>
        <w:sz w:val="22"/>
      </w:rPr>
      <w:tblPr/>
      <w:tcPr>
        <w:tcBorders>
          <w:bottom w:val="single" w:color="92CCDC" w:themeColor="accent5" w:sz="12" w:space="0"/>
        </w:tcBorders>
      </w:tcPr>
    </w:tblStylePr>
    <w:tblStylePr w:type="lastRow">
      <w:rPr>
        <w:color w:val="404040"/>
        <w:sz w:val="22"/>
      </w:rPr>
      <w:tblPr/>
      <w:tcPr>
        <w:tcBorders>
          <w:top w:val="single" w:color="92CCDC" w:themeColor="accent5" w:sz="12" w:space="0"/>
        </w:tcBorders>
      </w:tcPr>
    </w:tblStylePr>
    <w:tblStylePr w:type="firstCol">
      <w:rPr>
        <w:color w:val="404040"/>
        <w:sz w:val="22"/>
      </w:rPr>
      <w:tblPr/>
    </w:tblStylePr>
    <w:tblStylePr w:type="lastCol">
      <w:rPr>
        <w:color w:val="404040"/>
        <w:sz w:val="22"/>
      </w:rPr>
      <w:tblPr/>
      <w:tcPr>
        <w:tcBorders>
          <w:left w:val="single" w:color="92CCDC" w:themeColor="accent5" w:sz="12" w:space="0"/>
        </w:tcBorders>
      </w:tcPr>
    </w:tblStylePr>
    <w:tblStylePr w:type="band1Horz">
      <w:rPr>
        <w:color w:val="404040"/>
        <w:sz w:val="22"/>
      </w:rPr>
      <w:tblPr/>
      <w:tcPr>
        <w:tcBorders>
          <w:top w:val="single" w:color="B6DDE8" w:themeColor="accent5" w:sz="4" w:space="0"/>
          <w:left w:val="single" w:color="B6DDE8" w:themeColor="accent5" w:sz="4" w:space="0"/>
          <w:bottom w:val="single" w:color="B6DDE8" w:themeColor="accent5" w:sz="4" w:space="0"/>
          <w:right w:val="single" w:color="B6DDE8" w:themeColor="accent5" w:sz="4" w:space="0"/>
        </w:tcBorders>
      </w:tcPr>
    </w:tblStylePr>
  </w:style>
  <w:style w:type="table" w:customStyle="1" w:styleId="Bordered-Accent6">
    <w:name w:val="Bordered - Accent 6"/>
    <w:basedOn w:val="Tabelanormal"/>
    <w:uiPriority w:val="99"/>
    <w:tblPr>
      <w:tblStyleRowBandSize w:val="1"/>
      <w:tblStyleColBandSize w:val="1"/>
      <w:tblBorders>
        <w:top w:val="single" w:color="FBD4B4" w:themeColor="accent6" w:themeTint="67" w:sz="4" w:space="0"/>
        <w:left w:val="single" w:color="FBD4B4" w:themeColor="accent6" w:themeTint="67" w:sz="4" w:space="0"/>
        <w:bottom w:val="single" w:color="FBD4B4" w:themeColor="accent6" w:themeTint="67" w:sz="4" w:space="0"/>
        <w:right w:val="single" w:color="FBD4B4" w:themeColor="accent6" w:themeTint="67" w:sz="4" w:space="0"/>
        <w:insideH w:val="single" w:color="FBD4B4" w:themeColor="accent6" w:themeTint="67" w:sz="4" w:space="0"/>
        <w:insideV w:val="single" w:color="FBD4B4" w:themeColor="accent6" w:themeTint="67" w:sz="4" w:space="0"/>
      </w:tblBorders>
    </w:tblPr>
    <w:tblStylePr w:type="firstRow">
      <w:rPr>
        <w:color w:val="404040"/>
        <w:sz w:val="22"/>
      </w:rPr>
      <w:tblPr/>
      <w:tcPr>
        <w:tcBorders>
          <w:bottom w:val="single" w:color="FAC090" w:themeColor="accent6" w:sz="12" w:space="0"/>
        </w:tcBorders>
      </w:tcPr>
    </w:tblStylePr>
    <w:tblStylePr w:type="lastRow">
      <w:rPr>
        <w:color w:val="404040"/>
        <w:sz w:val="22"/>
      </w:rPr>
      <w:tblPr/>
      <w:tcPr>
        <w:tcBorders>
          <w:top w:val="single" w:color="FAC090" w:themeColor="accent6" w:sz="12" w:space="0"/>
        </w:tcBorders>
      </w:tcPr>
    </w:tblStylePr>
    <w:tblStylePr w:type="firstCol">
      <w:rPr>
        <w:color w:val="404040"/>
        <w:sz w:val="22"/>
      </w:rPr>
      <w:tblPr/>
    </w:tblStylePr>
    <w:tblStylePr w:type="lastCol">
      <w:rPr>
        <w:color w:val="404040"/>
        <w:sz w:val="22"/>
      </w:rPr>
      <w:tblPr/>
      <w:tcPr>
        <w:tcBorders>
          <w:left w:val="single" w:color="FAC090" w:themeColor="accent6" w:sz="12" w:space="0"/>
        </w:tcBorders>
      </w:tcPr>
    </w:tblStylePr>
    <w:tblStylePr w:type="band1Horz">
      <w:rPr>
        <w:color w:val="404040"/>
        <w:sz w:val="22"/>
      </w:rPr>
      <w:tblPr/>
      <w:tcPr>
        <w:tcBorders>
          <w:top w:val="single" w:color="FBD4B4" w:themeColor="accent6" w:sz="4" w:space="0"/>
          <w:left w:val="single" w:color="FBD4B4" w:themeColor="accent6" w:sz="4" w:space="0"/>
          <w:bottom w:val="single" w:color="FBD4B4" w:themeColor="accent6" w:sz="4" w:space="0"/>
          <w:right w:val="single" w:color="FBD4B4" w:themeColor="accent6" w:sz="4" w:space="0"/>
        </w:tcBorders>
      </w:tcPr>
    </w:tblStylePr>
  </w:style>
  <w:style w:type="table" w:customStyle="1" w:styleId="TableNormal">
    <w:name w:val="TableNormal"/>
    <w:tblPr>
      <w:tblCellMar>
        <w:top w:w="100" w:type="dxa"/>
        <w:left w:w="100" w:type="dxa"/>
        <w:bottom w:w="100" w:type="dxa"/>
        <w:right w:w="100" w:type="dxa"/>
      </w:tblCellMar>
    </w:tblPr>
  </w:style>
  <w:style w:type="table" w:customStyle="1" w:styleId="TableNormal0">
    <w:name w:val="Table Normal"/>
    <w:uiPriority w:val="2"/>
    <w:semiHidden/>
    <w:unhideWhenUsed/>
    <w:qFormat/>
    <w:rPr>
      <w:rFonts w:asciiTheme="minorHAnsi" w:hAnsiTheme="minorHAnsi" w:eastAsiaTheme="minorHAnsi" w:cstheme="minorBidi"/>
      <w:lang w:val="en-US" w:eastAsia="en-US"/>
    </w:rPr>
    <w:tblPr>
      <w:tblStyleRowBandSize w:val="1"/>
      <w:tblStyleColBandSize w:val="1"/>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0" w:type="dxa"/>
        <w:bottom w:w="0" w:type="dxa"/>
        <w:right w:w="0"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footer" Target="footer1.xml"/><Relationship Id="rId4" Type="http://schemas.openxmlformats.org/officeDocument/2006/relationships/image" Target="media/image2.png"/><Relationship Id="rId5" Type="http://schemas.openxmlformats.org/officeDocument/2006/relationships/image" Target="media/image3.png"/><Relationship Id="rId6" Type="http://schemas.openxmlformats.org/officeDocument/2006/relationships/image" Target="media/image4.png"/><Relationship Id="rId7" Type="http://schemas.openxmlformats.org/officeDocument/2006/relationships/hyperlink" Target="https://www.dpu.def.br/camaras" TargetMode="External"/><Relationship Id="rId8" Type="http://schemas.openxmlformats.org/officeDocument/2006/relationships/header" Target="header2.xml"/><Relationship Id="rId9" Type="http://schemas.openxmlformats.org/officeDocument/2006/relationships/footer" Target="footer2.xml"/><Relationship Id="rId10" Type="http://schemas.openxmlformats.org/officeDocument/2006/relationships/footnotes" Target="footnotes.xml"/><Relationship Id="rId11" Type="http://schemas.openxmlformats.org/officeDocument/2006/relationships/numbering" Target="numbering.xml"/><Relationship Id="rId12" Type="http://schemas.openxmlformats.org/officeDocument/2006/relationships/fontTable" Target="fontTable.xml"/><Relationship Id="rId13" Type="http://schemas.openxmlformats.org/officeDocument/2006/relationships/settings" Target="settings.xml"/><Relationship Id="rId14" Type="http://schemas.openxmlformats.org/officeDocument/2006/relationships/theme" Target="theme/theme1.xml"/><Relationship Id="rId15" Type="http://schemas.openxmlformats.org/officeDocument/2006/relationships/customXml" Target="../customXml/item1.xml"/><Relationship Id="rId16" Type="http://schemas.openxmlformats.org/officeDocument/2006/relationships/customXml" Target="../customXml/item2.xml"/><Relationship Id="rId17" Type="http://schemas.openxmlformats.org/officeDocument/2006/relationships/customXml" Target="../customXml/item3.xml"/>
</Relationships>
</file>

<file path=word/_rels/header1.xml.rels><?xml version="1.0" encoding="UTF-8"?>
<Relationships xmlns="http://schemas.openxmlformats.org/package/2006/relationships"><Relationship Id="rId1" Type="http://schemas.openxmlformats.org/officeDocument/2006/relationships/image" Target="media/image1.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Arial"/>
        <a:cs typeface="Arial"/>
      </a:majorFont>
      <a:minorFont>
        <a:latin typeface="Cambria"/>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spDef>
      <a:spPr bwMode="auto"/>
      <a:bodyPr/>
      <a:lstStyle/>
      <a:style>
        <a:lnRef idx="1">
          <a:schemeClr val="accent1"/>
        </a:lnRef>
        <a:fillRef idx="3">
          <a:schemeClr val="accent1"/>
        </a:fillRef>
        <a:effectRef idx="2">
          <a:schemeClr val="accent1"/>
        </a:effectRef>
        <a:fontRef idx="minor">
          <a:schemeClr val="lt1"/>
        </a:fontRef>
      </a:style>
    </a:spDef>
    <a:lnDef>
      <a:spPr bwMode="auto"/>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_rels/item2.xml.rels><?xml version="1.0" encoding="UTF-8"?>
<Relationships xmlns="http://schemas.openxmlformats.org/package/2006/relationships"><Relationship Id="rId1" Type="http://schemas.openxmlformats.org/officeDocument/2006/relationships/customXmlProps" Target="itemProps2.xml"/>
</Relationships>
</file>

<file path=customXml/_rels/item3.xml.rels><?xml version="1.0" encoding="UTF-8"?>
<Relationships xmlns="http://schemas.openxmlformats.org/package/2006/relationships"><Relationship Id="rId1" Type="http://schemas.openxmlformats.org/officeDocument/2006/relationships/customXmlProps" Target="itemProps3.xml"/>
</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o" ma:contentTypeID="0x010100DF1919D6DE3BD244B65FBCCEDF4AE0CF" ma:contentTypeVersion="3" ma:contentTypeDescription="Crie um novo documento." ma:contentTypeScope="" ma:versionID="1fbcde975e055f6d26faa2a6cc3e37de">
  <xsd:schema xmlns:xsd="http://www.w3.org/2001/XMLSchema" xmlns:xs="http://www.w3.org/2001/XMLSchema" xmlns:p="http://schemas.microsoft.com/office/2006/metadata/properties" xmlns:ns2="b6b2f871-3e57-4b2e-a4f8-609b3b4c6839" targetNamespace="http://schemas.microsoft.com/office/2006/metadata/properties" ma:root="true" ma:fieldsID="167b0296ba29e47a9aef7f37ebd219bf" ns2:_="">
    <xsd:import namespace="b6b2f871-3e57-4b2e-a4f8-609b3b4c6839"/>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6b2f871-3e57-4b2e-a4f8-609b3b4c683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ú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This value indicates the number of saves or revisions. The application is responsible for updating this value after each revision.</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74DFD616-F1A4-4981-8F82-2D18F67E445E}">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F0DA0720-68EE-45EB-A14B-F9DA2A2C9B8A}">
  <ds:schemaRefs>
    <ds:schemaRef ds:uri="http://schemas.microsoft.com/sharepoint/v3/contenttype/forms"/>
  </ds:schemaRefs>
</ds:datastoreItem>
</file>

<file path=customXml/itemProps3.xml><?xml version="1.0" encoding="utf-8"?>
<ds:datastoreItem xmlns:ds="http://schemas.openxmlformats.org/officeDocument/2006/customXml" ds:itemID="{909D7CE3-76B8-4E8B-BF3E-B9DA43108C1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b6b2f871-3e57-4b2e-a4f8-609b3b4c683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68</TotalTime>
  <Application>LibreOffice/7.4.7.2$Windows_X86_64 LibreOffice_project/723314e595e8007d3cf785c16538505a1c878ca5</Application>
  <AppVersion>15.0000</AppVersion>
  <Pages>13</Pages>
  <Words>4467</Words>
  <Characters>23994</Characters>
  <CharactersWithSpaces>28349</CharactersWithSpaces>
  <Paragraphs>171</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2026-10-02T01:49:00Z</dcterms:created>
  <dc:creator>Maira de Carvalho Pereira Mesquita</dc:creator>
  <dc:description/>
  <dc:language>pt-BR</dc:language>
  <cp:lastModifiedBy/>
  <dcterms:modified xsi:type="dcterms:W3CDTF">2026-10-06T20:19:41Z</dcterms:modified>
  <cp:revision>10</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0x010100DF1919D6DE3BD244B65FBCCEDF4AE0CF</vt:lpwstr>
  </property>
  <property fmtid="{D5CDD505-2E9C-101B-9397-08002B2CF9AE}" pid="3" name="Created">
    <vt:lpwstr>2021-10-13T00:00:00Z</vt:lpwstr>
  </property>
  <property fmtid="{D5CDD505-2E9C-101B-9397-08002B2CF9AE}" pid="4" name="Creator">
    <vt:lpwstr>Adobe InDesign 16.4 (Windows)</vt:lpwstr>
  </property>
  <property fmtid="{D5CDD505-2E9C-101B-9397-08002B2CF9AE}" pid="5" name="LastSaved">
    <vt:lpwstr>2021-10-13T00:00:00Z</vt:lpwstr>
  </property>
</Properties>
</file>